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qrk0c4nfv4av" w:id="0"/>
      <w:bookmarkEnd w:id="0"/>
      <w:r w:rsidDel="00000000" w:rsidR="00000000" w:rsidRPr="00000000">
        <w:rPr>
          <w:rFonts w:ascii="Arial Unicode MS" w:cs="Arial Unicode MS" w:eastAsia="Arial Unicode MS" w:hAnsi="Arial Unicode MS"/>
          <w:b w:val="1"/>
          <w:bCs w:val="1"/>
          <w:rtl w:val="0"/>
        </w:rPr>
        <w:t xml:space="preserve">【自己紹介】わたしが物理系noteをはじめた理由</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はじめまして。</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わたしの記事を見つけていただきありがとうございます。</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このnoteでは、</w:t>
      </w:r>
      <w:r w:rsidDel="00000000" w:rsidR="00000000" w:rsidRPr="00000000">
        <w:rPr>
          <w:rFonts w:ascii="Arial Unicode MS" w:cs="Arial Unicode MS" w:eastAsia="Arial Unicode MS" w:hAnsi="Arial Unicode MS"/>
          <w:b w:val="1"/>
          <w:bCs w:val="1"/>
          <w:color w:val="cc0000"/>
          <w:rtl w:val="0"/>
        </w:rPr>
        <w:t xml:space="preserve">宇宙について物理学の言葉で丁寧に読み解きながら、この世界の捉え方についても考えていきます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b w:val="1"/>
          <w:bCs w:val="1"/>
        </w:rPr>
      </w:pPr>
      <w:bookmarkStart w:colFirst="0" w:colLast="0" w:name="_fwohlvaug8xd" w:id="1"/>
      <w:bookmarkEnd w:id="1"/>
      <w:r w:rsidDel="00000000" w:rsidR="00000000" w:rsidRPr="00000000">
        <w:rPr>
          <w:rFonts w:ascii="Arial Unicode MS" w:cs="Arial Unicode MS" w:eastAsia="Arial Unicode MS" w:hAnsi="Arial Unicode MS"/>
          <w:b w:val="1"/>
          <w:bCs w:val="1"/>
          <w:rtl w:val="0"/>
        </w:rPr>
        <w:t xml:space="preserve">わたしについて</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わたしは中学まで文系になろうと思ってたほど科学は好きではありませんでした。</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転機が訪れたのは高校1年。</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ドラマ「ガリレオ season2」で高エネルギー加速器研究機構のBelleⅡ検出器を背後に湯川 学 (福山 雅治) が会話する1シーンをきっかけに、わたしは素粒子物理学という世界に一気に興味をもち、その道の研究者を志すようになりました。</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その後、素粒子物理学 (ニュートリノ物理) で博士号 (理学) を取得しました。</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海外に滞在して共同研究生活を送ったりと、さまざまな体験をさせていただきました。</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博士取得後は基礎研究から一転、現在はソフトウェアエンジニアとして働いています。</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趣味は競泳 (専門は背泳ぎ)、料理、ガジェット(Apple信者)...という感じです。</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競泳は博士取得後にマスターズで再開し、少しずつ現役の時の記録を塗り替えられるまで戻ってきました...笑</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アイコンにもあるようにカワセミが好きです。</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b w:val="1"/>
          <w:bCs w:val="1"/>
        </w:rPr>
      </w:pPr>
      <w:bookmarkStart w:colFirst="0" w:colLast="0" w:name="_tuvw3bkfqqzq" w:id="2"/>
      <w:bookmarkEnd w:id="2"/>
      <w:r w:rsidDel="00000000" w:rsidR="00000000" w:rsidRPr="00000000">
        <w:rPr>
          <w:rFonts w:ascii="Arial Unicode MS" w:cs="Arial Unicode MS" w:eastAsia="Arial Unicode MS" w:hAnsi="Arial Unicode MS"/>
          <w:b w:val="1"/>
          <w:bCs w:val="1"/>
          <w:rtl w:val="0"/>
        </w:rPr>
        <w:t xml:space="preserve">なぜこのnoteをはじめたのか</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わたしはこれまで素粒子物理学の研究に携わり、現在はエンジニアとして働く傍ら、教会に通っています。</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科学と宗教は相反するものであると考えられることもありますが、わたしはそうではないと感じています。</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確かに科学は観測事実に基づいて論理的思考により議論を積み重ねる学問。</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信仰は目に直接見ることのできない神様や霊を信じる営みです。</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しかし、わたしに聖書を教えてくれた牧師先生は科学と宗教は対立するものではないと話していました。</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わたし自身、実際に</w:t>
      </w:r>
      <w:r w:rsidDel="00000000" w:rsidR="00000000" w:rsidRPr="00000000">
        <w:rPr>
          <w:rFonts w:ascii="Arial Unicode MS" w:cs="Arial Unicode MS" w:eastAsia="Arial Unicode MS" w:hAnsi="Arial Unicode MS"/>
          <w:b w:val="1"/>
          <w:bCs w:val="1"/>
          <w:color w:val="cc0000"/>
          <w:rtl w:val="0"/>
        </w:rPr>
        <w:t xml:space="preserve">素粒子という目に見えない極微の世界を研究することを通して、私たちの宇宙が “意図して設計” されたと思えるほど美しい秩序を持っていることを感じてきました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そうした経験から、</w:t>
      </w:r>
    </w:p>
    <w:p w:rsidR="00000000" w:rsidDel="00000000" w:rsidP="00000000" w:rsidRDefault="00000000" w:rsidRPr="00000000" w14:paraId="00000020">
      <w:pPr>
        <w:rPr/>
      </w:pPr>
      <w:ins w:author="Ai N." w:id="0" w:date="2026-03-07T23:38:51Z">
        <w:r w:rsidDel="00000000" w:rsidR="00000000" w:rsidRPr="00000000">
          <w:rPr>
            <w:b w:val="1"/>
            <w:bCs w:val="1"/>
            <w:color w:val="cc0000"/>
            <w:rtl w:val="0"/>
            <w:rPrChange w:author="Ai N." w:id="1" w:date="2026-03-07T23:38:51Z">
              <w:rPr/>
            </w:rPrChange>
          </w:rPr>
          <w:t xml:space="preserve">物理学を通して</w:t>
        </w:r>
        <w:del w:author="Ai N." w:id="0" w:date="2026-03-07T23:38:51Z">
          <w:r w:rsidDel="00000000" w:rsidR="00000000" w:rsidRPr="00000000">
            <w:rPr>
              <w:b w:val="1"/>
              <w:bCs w:val="1"/>
              <w:color w:val="cc0000"/>
              <w:rtl w:val="0"/>
              <w:rPrChange w:author="Ai N." w:id="1" w:date="2026-03-07T23:38:51Z">
                <w:rPr/>
              </w:rPrChange>
            </w:rPr>
            <w:delText xml:space="preserve"> </w:delText>
          </w:r>
        </w:del>
      </w:ins>
      <w:del w:author="Ai N." w:id="0" w:date="2026-03-07T23:38:51Z">
        <w:r w:rsidDel="00000000" w:rsidR="00000000" w:rsidRPr="00000000">
          <w:rPr>
            <w:b w:val="1"/>
            <w:bCs w:val="1"/>
            <w:color w:val="cc0000"/>
            <w:rtl w:val="0"/>
            <w:rPrChange w:author="Ai N." w:id="1" w:date="2026-03-07T23:38:51Z">
              <w:rPr>
                <w:b w:val="1"/>
                <w:bCs w:val="1"/>
                <w:color w:val="cc0000"/>
              </w:rPr>
            </w:rPrChange>
          </w:rPr>
          <w:delText xml:space="preserve">科学の知見を基盤として</w:delText>
        </w:r>
      </w:del>
      <w:ins w:author="Ai N." w:id="0" w:date="2026-03-07T23:38:51Z">
        <w:r w:rsidDel="00000000" w:rsidR="00000000" w:rsidRPr="00000000">
          <w:rPr>
            <w:b w:val="1"/>
            <w:bCs w:val="1"/>
            <w:color w:val="cc0000"/>
            <w:rtl w:val="0"/>
            <w:rPrChange w:author="Ai N." w:id="1" w:date="2026-03-07T23:38:51Z">
              <w:rPr>
                <w:b w:val="1"/>
                <w:bCs w:val="1"/>
                <w:color w:val="cc0000"/>
              </w:rPr>
            </w:rPrChange>
          </w:rPr>
          <w:t xml:space="preserve">「</w:t>
        </w:r>
      </w:ins>
      <w:r w:rsidDel="00000000" w:rsidR="00000000" w:rsidRPr="00000000">
        <w:rPr>
          <w:rFonts w:ascii="Arial Unicode MS" w:cs="Arial Unicode MS" w:eastAsia="Arial Unicode MS" w:hAnsi="Arial Unicode MS"/>
          <w:b w:val="1"/>
          <w:bCs w:val="1"/>
          <w:color w:val="cc0000"/>
          <w:rtl w:val="0"/>
        </w:rPr>
        <w:t xml:space="preserve">宇宙の仕組み</w:t>
      </w:r>
      <w:ins w:author="Ai N." w:id="2" w:date="2026-03-07T23:39:08Z">
        <w:r w:rsidDel="00000000" w:rsidR="00000000" w:rsidRPr="00000000">
          <w:rPr>
            <w:b w:val="1"/>
            <w:bCs w:val="1"/>
            <w:color w:val="cc0000"/>
            <w:rtl w:val="0"/>
            <w:rPrChange w:author="Ai N." w:id="3" w:date="2026-03-07T23:39:08Z">
              <w:rPr>
                <w:b w:val="1"/>
                <w:bCs w:val="1"/>
                <w:color w:val="cc0000"/>
              </w:rPr>
            </w:rPrChange>
          </w:rPr>
          <w:t xml:space="preserve">」</w:t>
        </w:r>
      </w:ins>
      <w:r w:rsidDel="00000000" w:rsidR="00000000" w:rsidRPr="00000000">
        <w:rPr>
          <w:rFonts w:ascii="Arial Unicode MS" w:cs="Arial Unicode MS" w:eastAsia="Arial Unicode MS" w:hAnsi="Arial Unicode MS"/>
          <w:b w:val="1"/>
          <w:bCs w:val="1"/>
          <w:color w:val="cc0000"/>
          <w:rtl w:val="0"/>
        </w:rPr>
        <w:t xml:space="preserve">を知ることと、聖書</w:t>
      </w:r>
      <w:ins w:author="Ai N." w:id="4" w:date="2026-03-07T23:39:26Z">
        <w:r w:rsidDel="00000000" w:rsidR="00000000" w:rsidRPr="00000000">
          <w:rPr>
            <w:b w:val="1"/>
            <w:bCs w:val="1"/>
            <w:color w:val="cc0000"/>
            <w:rtl w:val="0"/>
            <w:rPrChange w:author="Ai N." w:id="5" w:date="2026-03-07T23:39:26Z">
              <w:rPr>
                <w:b w:val="1"/>
                <w:bCs w:val="1"/>
                <w:color w:val="cc0000"/>
              </w:rPr>
            </w:rPrChange>
          </w:rPr>
          <w:t xml:space="preserve">を通して</w:t>
        </w:r>
      </w:ins>
      <w:del w:author="Ai N." w:id="4" w:date="2026-03-07T23:39:26Z">
        <w:r w:rsidDel="00000000" w:rsidR="00000000" w:rsidRPr="00000000">
          <w:rPr>
            <w:b w:val="1"/>
            <w:bCs w:val="1"/>
            <w:color w:val="cc0000"/>
            <w:rtl w:val="0"/>
          </w:rPr>
          <w:delText xml:space="preserve">で語られる</w:delText>
        </w:r>
      </w:del>
      <w:ins w:author="Ai N." w:id="4" w:date="2026-03-07T23:39:26Z">
        <w:r w:rsidDel="00000000" w:rsidR="00000000" w:rsidRPr="00000000">
          <w:rPr>
            <w:b w:val="1"/>
            <w:bCs w:val="1"/>
            <w:color w:val="cc0000"/>
            <w:rtl w:val="0"/>
            <w:rPrChange w:author="Ai N." w:id="5" w:date="2026-03-07T23:39:26Z">
              <w:rPr>
                <w:b w:val="1"/>
                <w:bCs w:val="1"/>
                <w:color w:val="cc0000"/>
              </w:rPr>
            </w:rPrChange>
          </w:rPr>
          <w:t xml:space="preserve">「宇宙がなぜ、どのようにして造られたのか」という</w:t>
        </w:r>
      </w:ins>
      <w:r w:rsidDel="00000000" w:rsidR="00000000" w:rsidRPr="00000000">
        <w:rPr>
          <w:rFonts w:ascii="Arial Unicode MS" w:cs="Arial Unicode MS" w:eastAsia="Arial Unicode MS" w:hAnsi="Arial Unicode MS"/>
          <w:b w:val="1"/>
          <w:bCs w:val="1"/>
          <w:color w:val="cc0000"/>
          <w:rtl w:val="0"/>
        </w:rPr>
        <w:t xml:space="preserve">神様の天地創造</w:t>
      </w:r>
      <w:del w:author="Ai N." w:id="6" w:date="2026-03-07T23:40:59Z">
        <w:r w:rsidDel="00000000" w:rsidR="00000000" w:rsidRPr="00000000">
          <w:rPr>
            <w:b w:val="1"/>
            <w:bCs w:val="1"/>
            <w:color w:val="cc0000"/>
            <w:rtl w:val="0"/>
          </w:rPr>
          <w:delText xml:space="preserve">とそ</w:delText>
        </w:r>
      </w:del>
      <w:r w:rsidDel="00000000" w:rsidR="00000000" w:rsidRPr="00000000">
        <w:rPr>
          <w:rFonts w:ascii="Arial Unicode MS" w:cs="Arial Unicode MS" w:eastAsia="Arial Unicode MS" w:hAnsi="Arial Unicode MS"/>
          <w:b w:val="1"/>
          <w:bCs w:val="1"/>
          <w:color w:val="cc0000"/>
          <w:rtl w:val="0"/>
        </w:rPr>
        <w:t xml:space="preserve">の働きを結びつけて考えることはむしろ自然なことなのかなと感じるようになりました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そのような観点を共有してみたい、と思いこのnoteを書き始めました。</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b w:val="1"/>
          <w:bCs w:val="1"/>
        </w:rPr>
      </w:pPr>
      <w:bookmarkStart w:colFirst="0" w:colLast="0" w:name="_ozdwgy5q1tkm" w:id="3"/>
      <w:bookmarkEnd w:id="3"/>
      <w:r w:rsidDel="00000000" w:rsidR="00000000" w:rsidRPr="00000000">
        <w:rPr>
          <w:rFonts w:ascii="Arial Unicode MS" w:cs="Arial Unicode MS" w:eastAsia="Arial Unicode MS" w:hAnsi="Arial Unicode MS"/>
          <w:b w:val="1"/>
          <w:bCs w:val="1"/>
          <w:rtl w:val="0"/>
        </w:rPr>
        <w:t xml:space="preserve">このnoteで書いていくこと</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このnoteでは科学的に確立されている知見に基づいて物理学の法則や現象、最近の研究の動向などを紹介していきます。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その中で</w:t>
      </w:r>
      <w:r w:rsidDel="00000000" w:rsidR="00000000" w:rsidRPr="00000000">
        <w:rPr>
          <w:rFonts w:ascii="Arial Unicode MS" w:cs="Arial Unicode MS" w:eastAsia="Arial Unicode MS" w:hAnsi="Arial Unicode MS"/>
          <w:b w:val="1"/>
          <w:bCs w:val="1"/>
          <w:color w:val="cc0000"/>
          <w:rtl w:val="0"/>
        </w:rPr>
        <w:t xml:space="preserve">宇宙が持つ秩序や美しさへの理解を深め、</w:t>
      </w:r>
      <w:ins w:author="Ai N." w:id="7" w:date="2026-03-07T23:45:13Z">
        <w:r w:rsidDel="00000000" w:rsidR="00000000" w:rsidRPr="00000000">
          <w:rPr>
            <w:b w:val="1"/>
            <w:bCs w:val="1"/>
            <w:color w:val="cc0000"/>
            <w:rtl w:val="0"/>
            <w:rPrChange w:author="Ai N." w:id="8" w:date="2026-03-07T23:45:13Z">
              <w:rPr>
                <w:b w:val="1"/>
                <w:bCs w:val="1"/>
                <w:color w:val="cc0000"/>
              </w:rPr>
            </w:rPrChange>
          </w:rPr>
          <w:t xml:space="preserve">この宇宙が“意図して設計”されたと感じるゆえんを、物理学と</w:t>
        </w:r>
      </w:ins>
      <w:r w:rsidDel="00000000" w:rsidR="00000000" w:rsidRPr="00000000">
        <w:rPr>
          <w:rFonts w:ascii="Arial Unicode MS" w:cs="Arial Unicode MS" w:eastAsia="Arial Unicode MS" w:hAnsi="Arial Unicode MS"/>
          <w:b w:val="1"/>
          <w:bCs w:val="1"/>
          <w:color w:val="cc0000"/>
          <w:rtl w:val="0"/>
        </w:rPr>
        <w:t xml:space="preserve">聖書</w:t>
      </w:r>
      <w:ins w:author="Ai N." w:id="9" w:date="2026-03-07T23:45:21Z">
        <w:r w:rsidDel="00000000" w:rsidR="00000000" w:rsidRPr="00000000">
          <w:rPr>
            <w:b w:val="1"/>
            <w:bCs w:val="1"/>
            <w:color w:val="cc0000"/>
            <w:rtl w:val="0"/>
            <w:rPrChange w:author="Ai N." w:id="10" w:date="2026-03-07T23:45:21Z">
              <w:rPr>
                <w:b w:val="1"/>
                <w:bCs w:val="1"/>
                <w:color w:val="cc0000"/>
              </w:rPr>
            </w:rPrChange>
          </w:rPr>
          <w:t xml:space="preserve">が</w:t>
        </w:r>
      </w:ins>
      <w:del w:author="Ai N." w:id="9" w:date="2026-03-07T23:45:21Z">
        <w:r w:rsidDel="00000000" w:rsidR="00000000" w:rsidRPr="00000000">
          <w:rPr>
            <w:b w:val="1"/>
            <w:bCs w:val="1"/>
            <w:color w:val="cc0000"/>
            <w:rtl w:val="0"/>
          </w:rPr>
          <w:delText xml:space="preserve">で語られる神様の世界観を物理学の知見と</w:delText>
        </w:r>
      </w:del>
      <w:r w:rsidDel="00000000" w:rsidR="00000000" w:rsidRPr="00000000">
        <w:rPr>
          <w:rFonts w:ascii="Arial Unicode MS" w:cs="Arial Unicode MS" w:eastAsia="Arial Unicode MS" w:hAnsi="Arial Unicode MS"/>
          <w:b w:val="1"/>
          <w:bCs w:val="1"/>
          <w:color w:val="cc0000"/>
          <w:rtl w:val="0"/>
        </w:rPr>
        <w:t xml:space="preserve">整合するよう紹介していきたい</w:t>
      </w:r>
      <w:r w:rsidDel="00000000" w:rsidR="00000000" w:rsidRPr="00000000">
        <w:rPr>
          <w:rFonts w:ascii="Arial Unicode MS" w:cs="Arial Unicode MS" w:eastAsia="Arial Unicode MS" w:hAnsi="Arial Unicode MS"/>
          <w:rtl w:val="0"/>
        </w:rPr>
        <w:t xml:space="preserve">と思います。</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わたしのnoteでは科学的根拠を尊重し、根拠のないスピリチュアルには依拠しません。</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このような姿勢を大切にして記事を書いていきます。</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b w:val="1"/>
          <w:bCs w:val="1"/>
        </w:rPr>
      </w:pPr>
      <w:bookmarkStart w:colFirst="0" w:colLast="0" w:name="_3e7zdltvch5g" w:id="4"/>
      <w:bookmarkEnd w:id="4"/>
      <w:r w:rsidDel="00000000" w:rsidR="00000000" w:rsidRPr="00000000">
        <w:rPr>
          <w:rFonts w:ascii="Arial Unicode MS" w:cs="Arial Unicode MS" w:eastAsia="Arial Unicode MS" w:hAnsi="Arial Unicode MS"/>
          <w:b w:val="1"/>
          <w:bCs w:val="1"/>
          <w:rtl w:val="0"/>
        </w:rPr>
        <w:t xml:space="preserve">これから書いていく記事の内容</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次のようなテーマを扱う予定です。</w:t>
      </w:r>
    </w:p>
    <w:p w:rsidR="00000000" w:rsidDel="00000000" w:rsidP="00000000" w:rsidRDefault="00000000" w:rsidRPr="00000000" w14:paraId="0000002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宇宙を支配する物理法則が持つ普遍性</w:t>
      </w:r>
    </w:p>
    <w:p w:rsidR="00000000" w:rsidDel="00000000" w:rsidP="00000000" w:rsidRDefault="00000000" w:rsidRPr="00000000" w14:paraId="0000002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宇宙にはどのような対称性があり、その破れがどのように宇宙を形作るのか</w:t>
      </w:r>
    </w:p>
    <w:p w:rsidR="00000000" w:rsidDel="00000000" w:rsidP="00000000" w:rsidRDefault="00000000" w:rsidRPr="00000000" w14:paraId="0000003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素粒子の標準模型がどのようにして実験的に確立されてきたか</w:t>
      </w:r>
    </w:p>
    <w:p w:rsidR="00000000" w:rsidDel="00000000" w:rsidP="00000000" w:rsidRDefault="00000000" w:rsidRPr="00000000" w14:paraId="0000003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標準模型の限界と現在の研究</w:t>
      </w:r>
    </w:p>
    <w:p w:rsidR="00000000" w:rsidDel="00000000" w:rsidP="00000000" w:rsidRDefault="00000000" w:rsidRPr="00000000" w14:paraId="00000032">
      <w:pPr>
        <w:ind w:left="0" w:firstLine="0"/>
        <w:rPr/>
      </w:pPr>
      <w:r w:rsidDel="00000000" w:rsidR="00000000" w:rsidRPr="00000000">
        <w:rPr>
          <w:rFonts w:ascii="Arial Unicode MS" w:cs="Arial Unicode MS" w:eastAsia="Arial Unicode MS" w:hAnsi="Arial Unicode MS"/>
          <w:rtl w:val="0"/>
        </w:rPr>
        <w:t xml:space="preserve">専門的な内容も多くなりますが、できるだけ丁寧に説明していきます。</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b w:val="1"/>
          <w:bCs w:val="1"/>
        </w:rPr>
      </w:pPr>
      <w:bookmarkStart w:colFirst="0" w:colLast="0" w:name="_i6yc5oorf4gu" w:id="5"/>
      <w:bookmarkEnd w:id="5"/>
      <w:r w:rsidDel="00000000" w:rsidR="00000000" w:rsidRPr="00000000">
        <w:rPr>
          <w:rFonts w:ascii="Arial Unicode MS" w:cs="Arial Unicode MS" w:eastAsia="Arial Unicode MS" w:hAnsi="Arial Unicode MS"/>
          <w:b w:val="1"/>
          <w:bCs w:val="1"/>
          <w:rtl w:val="0"/>
        </w:rPr>
        <w:t xml:space="preserve">おわりに</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ここまで読んでくださりありがとうございます。</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color w:val="cc0000"/>
          <w:rtl w:val="0"/>
        </w:rPr>
        <w:t xml:space="preserve">私たちの宇宙、そしてその宇宙に存在している私たち一人ひとりが、どれほど貴重で素晴らしい存在</w:t>
      </w:r>
      <w:r w:rsidDel="00000000" w:rsidR="00000000" w:rsidRPr="00000000">
        <w:rPr>
          <w:rFonts w:ascii="Arial Unicode MS" w:cs="Arial Unicode MS" w:eastAsia="Arial Unicode MS" w:hAnsi="Arial Unicode MS"/>
          <w:rtl w:val="0"/>
        </w:rPr>
        <w:t xml:space="preserve">なのか。</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そんなことを感じながら、みなさんの日常がほんの少し豊かになるきっかけになれば嬉しいです。</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