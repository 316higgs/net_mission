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qrk0c4nfv4av" w:id="0"/>
      <w:bookmarkEnd w:id="0"/>
      <w:r w:rsidDel="00000000" w:rsidR="00000000" w:rsidRPr="00000000">
        <w:rPr>
          <w:rFonts w:ascii="Arial Unicode MS" w:cs="Arial Unicode MS" w:eastAsia="Arial Unicode MS" w:hAnsi="Arial Unicode MS"/>
          <w:b w:val="1"/>
          <w:bCs w:val="1"/>
          <w:rtl w:val="0"/>
        </w:rPr>
        <w:t xml:space="preserve">【自己紹介】わたしが物理系noteをはじめた理由</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はじめまして。</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わたしの記事を見つけていただきありがとうございます。</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このnoteでは、</w:t>
      </w:r>
      <w:r w:rsidDel="00000000" w:rsidR="00000000" w:rsidRPr="00000000">
        <w:rPr>
          <w:rFonts w:ascii="Arial Unicode MS" w:cs="Arial Unicode MS" w:eastAsia="Arial Unicode MS" w:hAnsi="Arial Unicode MS"/>
          <w:b w:val="1"/>
          <w:bCs w:val="1"/>
          <w:color w:val="cc0000"/>
          <w:rtl w:val="0"/>
        </w:rPr>
        <w:t xml:space="preserve">宇宙について物理学の言葉で丁寧に読み解きながら、この世界の捉え方についても考えていきます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b w:val="1"/>
          <w:bCs w:val="1"/>
        </w:rPr>
      </w:pPr>
      <w:bookmarkStart w:colFirst="0" w:colLast="0" w:name="_fwohlvaug8xd" w:id="1"/>
      <w:bookmarkEnd w:id="1"/>
      <w:r w:rsidDel="00000000" w:rsidR="00000000" w:rsidRPr="00000000">
        <w:rPr>
          <w:rFonts w:ascii="Arial Unicode MS" w:cs="Arial Unicode MS" w:eastAsia="Arial Unicode MS" w:hAnsi="Arial Unicode MS"/>
          <w:b w:val="1"/>
          <w:bCs w:val="1"/>
          <w:rtl w:val="0"/>
        </w:rPr>
        <w:t xml:space="preserve">わたしについて</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わたしは中学まで文系になろうと思ってたほど科学は好きではありませんでした。</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転機が訪れたのは高校1年。</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ドラマ「ガリレオ season2」で高エネルギー加速器研究機構のBelleⅡ検出器を背後に湯川 学 (福山 雅治) が会話する1シーンをきっかけに、わたしは素粒子物理学という世界に一気に興味をもち、その道の研究者を志すようになりました。</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その後、素粒子物理学 (ニュートリノ物理) で博士号 (理学) を取得しました。</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海外に滞在して共同研究生活を送ったりと、さまざまな体験をさせていただきました。</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博士取得後は基礎研究から一転、現在はソフトウェアエンジニアとして働いています。</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趣味は競泳 (専門は背泳ぎ)、料理、ガジェット(Apple信者)...という感じです。</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競泳は博士取得後にマスターズで再開し、少しずつ現役の時の記録を塗り替えられるまで戻ってきました...笑</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アイコンにもあるようにカワセミが好きです。</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b w:val="1"/>
          <w:bCs w:val="1"/>
        </w:rPr>
      </w:pPr>
      <w:bookmarkStart w:colFirst="0" w:colLast="0" w:name="_tuvw3bkfqqzq" w:id="2"/>
      <w:bookmarkEnd w:id="2"/>
      <w:r w:rsidDel="00000000" w:rsidR="00000000" w:rsidRPr="00000000">
        <w:rPr>
          <w:rFonts w:ascii="Arial Unicode MS" w:cs="Arial Unicode MS" w:eastAsia="Arial Unicode MS" w:hAnsi="Arial Unicode MS"/>
          <w:b w:val="1"/>
          <w:bCs w:val="1"/>
          <w:rtl w:val="0"/>
        </w:rPr>
        <w:t xml:space="preserve">なぜこのnoteをはじめたのか</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わたしはこれまで素粒子物理学の研究に携わり、現在はエンジニアとして働く傍ら、教会に通っています。</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科学と宗教は相反するものであると考えられることもありますが、わたしはそうではないと感じています。</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確かに科学は観測事実に基づいて論理的思考により議論を積み重ねる学問。</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信仰は目に直接見ることのできない神様や霊を信じる</w:t>
      </w:r>
      <w:ins w:author="Ai N." w:id="0" w:date="2026-03-10T12:48:01Z">
        <w:commentRangeStart w:id="0"/>
        <w:commentRangeStart w:id="0"/>
        <w:commentRangeEnd w:id="0"/>
        <w:r w:rsidDel="00000000" w:rsidR="00000000" w:rsidRPr="00000000">
          <w:commentReference w:id="0"/>
        </w:r>
        <w:r w:rsidDel="00000000" w:rsidR="00000000" w:rsidRPr="00000000">
          <w:rPr>
            <w:rtl w:val="0"/>
            <w:rPrChange w:author="Ai N." w:id="1" w:date="2026-03-10T12:48:01Z">
              <w:rPr/>
            </w:rPrChange>
          </w:rPr>
          <w:t xml:space="preserve">こと</w:t>
        </w:r>
        <w:del w:author="Ai N." w:id="0" w:date="2026-03-10T12:48:01Z">
          <w:r w:rsidDel="00000000" w:rsidR="00000000" w:rsidRPr="00000000">
            <w:rPr>
              <w:rtl w:val="0"/>
              <w:rPrChange w:author="Ai N." w:id="1" w:date="2026-03-10T12:48:01Z">
                <w:rPr/>
              </w:rPrChange>
            </w:rPr>
            <w:delText xml:space="preserve"> </w:delText>
          </w:r>
        </w:del>
      </w:ins>
      <w:del w:author="Ai N." w:id="0" w:date="2026-03-10T12:48:01Z">
        <w:r w:rsidDel="00000000" w:rsidR="00000000" w:rsidRPr="00000000">
          <w:rPr>
            <w:rtl w:val="0"/>
          </w:rPr>
          <w:delText xml:space="preserve">営みです</w:delText>
        </w:r>
      </w:del>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しかし、わたしに聖書を教えてくれた牧師先生は科学と宗教は対立するものではないと話していました。</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わたし自身、実際に</w:t>
      </w:r>
      <w:r w:rsidDel="00000000" w:rsidR="00000000" w:rsidRPr="00000000">
        <w:rPr>
          <w:rFonts w:ascii="Arial Unicode MS" w:cs="Arial Unicode MS" w:eastAsia="Arial Unicode MS" w:hAnsi="Arial Unicode MS"/>
          <w:b w:val="1"/>
          <w:bCs w:val="1"/>
          <w:color w:val="cc0000"/>
          <w:rtl w:val="0"/>
        </w:rPr>
        <w:t xml:space="preserve">素粒子という目に見えない極微の世界を研究することを通して、私たちの宇宙が “意図して設計” されたと思えるほど美しい秩序を持っていることを感じてきました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そうした経験から、</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b w:val="1"/>
          <w:bCs w:val="1"/>
          <w:color w:val="cc0000"/>
          <w:rtl w:val="0"/>
        </w:rPr>
        <w:t xml:space="preserve">物理学を通して「宇宙はどのように作られているのか」を知ることと、聖書を通して「宇宙がなぜ作られたのか」という神様の天地創造の働きを結びつけて考えることはむしろ自然なことなのかなと感じるようになり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そのような観点を共有してみたい、と思いこのnoteを書き始めました。</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b w:val="1"/>
          <w:bCs w:val="1"/>
        </w:rPr>
      </w:pPr>
      <w:bookmarkStart w:colFirst="0" w:colLast="0" w:name="_ozdwgy5q1tkm" w:id="3"/>
      <w:bookmarkEnd w:id="3"/>
      <w:r w:rsidDel="00000000" w:rsidR="00000000" w:rsidRPr="00000000">
        <w:rPr>
          <w:rFonts w:ascii="Arial Unicode MS" w:cs="Arial Unicode MS" w:eastAsia="Arial Unicode MS" w:hAnsi="Arial Unicode MS"/>
          <w:b w:val="1"/>
          <w:bCs w:val="1"/>
          <w:rtl w:val="0"/>
        </w:rPr>
        <w:t xml:space="preserve">このnoteで書いていくこと</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このnoteでは科学的に確立されている知見に基づいて物理学の法則や現象、最近の研究の動向などを紹介していきます。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その中で</w:t>
      </w:r>
      <w:r w:rsidDel="00000000" w:rsidR="00000000" w:rsidRPr="00000000">
        <w:rPr>
          <w:rFonts w:ascii="Arial Unicode MS" w:cs="Arial Unicode MS" w:eastAsia="Arial Unicode MS" w:hAnsi="Arial Unicode MS"/>
          <w:b w:val="1"/>
          <w:bCs w:val="1"/>
          <w:color w:val="cc0000"/>
          <w:rtl w:val="0"/>
        </w:rPr>
        <w:t xml:space="preserve">宇宙が持つ秩序や美しさへの理解を深め、この宇宙が“意図して設計された”と感じるゆえんを物理学と聖書が整合するよう紹介していきたい</w:t>
      </w:r>
      <w:r w:rsidDel="00000000" w:rsidR="00000000" w:rsidRPr="00000000">
        <w:rPr>
          <w:rFonts w:ascii="Arial Unicode MS" w:cs="Arial Unicode MS" w:eastAsia="Arial Unicode MS" w:hAnsi="Arial Unicode MS"/>
          <w:rtl w:val="0"/>
        </w:rPr>
        <w:t xml:space="preserve">と思います。</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わたしのnoteでは科学的根拠を尊重し、根拠のないスピリチュアルには依拠しません。</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このような姿勢を大切にして記事を書いていきます。</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b w:val="1"/>
          <w:bCs w:val="1"/>
        </w:rPr>
      </w:pPr>
      <w:bookmarkStart w:colFirst="0" w:colLast="0" w:name="_3e7zdltvch5g" w:id="4"/>
      <w:bookmarkEnd w:id="4"/>
      <w:r w:rsidDel="00000000" w:rsidR="00000000" w:rsidRPr="00000000">
        <w:rPr>
          <w:rFonts w:ascii="Arial Unicode MS" w:cs="Arial Unicode MS" w:eastAsia="Arial Unicode MS" w:hAnsi="Arial Unicode MS"/>
          <w:b w:val="1"/>
          <w:bCs w:val="1"/>
          <w:rtl w:val="0"/>
        </w:rPr>
        <w:t xml:space="preserve">これから書いていく記事の内容</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次のようなテーマを扱う予定です。</w:t>
      </w:r>
    </w:p>
    <w:p w:rsidR="00000000" w:rsidDel="00000000" w:rsidP="00000000" w:rsidRDefault="00000000" w:rsidRPr="00000000" w14:paraId="0000002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宇宙を支配する物理法則が持つ普遍性</w:t>
      </w:r>
    </w:p>
    <w:p w:rsidR="00000000" w:rsidDel="00000000" w:rsidP="00000000" w:rsidRDefault="00000000" w:rsidRPr="00000000" w14:paraId="0000002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宇宙にはどのような対称性があり、その破れがどのように宇宙を形作るのか</w:t>
      </w:r>
    </w:p>
    <w:p w:rsidR="00000000" w:rsidDel="00000000" w:rsidP="00000000" w:rsidRDefault="00000000" w:rsidRPr="00000000" w14:paraId="0000003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素粒子の標準模型がどのようにして実験的に確立されてきたか</w:t>
      </w:r>
    </w:p>
    <w:p w:rsidR="00000000" w:rsidDel="00000000" w:rsidP="00000000" w:rsidRDefault="00000000" w:rsidRPr="00000000" w14:paraId="0000003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標準模型の限界と現在の研究</w:t>
      </w:r>
    </w:p>
    <w:p w:rsidR="00000000" w:rsidDel="00000000" w:rsidP="00000000" w:rsidRDefault="00000000" w:rsidRPr="00000000" w14:paraId="00000032">
      <w:pPr>
        <w:ind w:left="0" w:firstLine="0"/>
        <w:rPr/>
      </w:pPr>
      <w:r w:rsidDel="00000000" w:rsidR="00000000" w:rsidRPr="00000000">
        <w:rPr>
          <w:rFonts w:ascii="Arial Unicode MS" w:cs="Arial Unicode MS" w:eastAsia="Arial Unicode MS" w:hAnsi="Arial Unicode MS"/>
          <w:rtl w:val="0"/>
        </w:rPr>
        <w:t xml:space="preserve">専門的な内容も多くなりますが、できるだけ丁寧に説明していきます。</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b w:val="1"/>
          <w:bCs w:val="1"/>
        </w:rPr>
      </w:pPr>
      <w:bookmarkStart w:colFirst="0" w:colLast="0" w:name="_i6yc5oorf4gu" w:id="5"/>
      <w:bookmarkEnd w:id="5"/>
      <w:r w:rsidDel="00000000" w:rsidR="00000000" w:rsidRPr="00000000">
        <w:rPr>
          <w:rFonts w:ascii="Arial Unicode MS" w:cs="Arial Unicode MS" w:eastAsia="Arial Unicode MS" w:hAnsi="Arial Unicode MS"/>
          <w:b w:val="1"/>
          <w:bCs w:val="1"/>
          <w:rtl w:val="0"/>
        </w:rPr>
        <w:t xml:space="preserve">おわりに</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ここまで読んでくださりありがとうございます。</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color w:val="cc0000"/>
          <w:rtl w:val="0"/>
        </w:rPr>
        <w:t xml:space="preserve">私たちの宇宙、そしてその宇宙に存在している私たち一人ひとりが、どれほど貴重で素晴らしい存在</w:t>
      </w:r>
      <w:r w:rsidDel="00000000" w:rsidR="00000000" w:rsidRPr="00000000">
        <w:rPr>
          <w:rFonts w:ascii="Arial Unicode MS" w:cs="Arial Unicode MS" w:eastAsia="Arial Unicode MS" w:hAnsi="Arial Unicode MS"/>
          <w:rtl w:val="0"/>
        </w:rPr>
        <w:t xml:space="preserve">なのか。</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そんなことを感じながら、みなさんの日常がほんの少し豊かになるきっかけになれば嬉しいです。</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 N." w:id="0" w:date="2026-03-10T12:48:30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”営み”はAI味を感じるため</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