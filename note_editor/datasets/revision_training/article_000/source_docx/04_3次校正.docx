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qrk0c4nfv4av" w:id="0"/>
      <w:bookmarkEnd w:id="0"/>
      <w:r w:rsidDel="00000000" w:rsidR="00000000" w:rsidRPr="00000000">
        <w:rPr>
          <w:rFonts w:ascii="Arial Unicode MS" w:cs="Arial Unicode MS" w:eastAsia="Arial Unicode MS" w:hAnsi="Arial Unicode MS"/>
          <w:b w:val="1"/>
          <w:bCs w:val="1"/>
          <w:rtl w:val="0"/>
        </w:rPr>
        <w:t xml:space="preserve">【自己紹介】わたしが物理系noteをはじめた理由</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はじめまして。</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わたしの記事を見つけていただきありがとうございます。</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このnoteでは、</w:t>
      </w:r>
      <w:ins w:author="Ai N." w:id="0" w:date="2026-03-19T22:16:30Z">
        <w:r w:rsidDel="00000000" w:rsidR="00000000" w:rsidRPr="00000000">
          <w:rPr>
            <w:rtl w:val="0"/>
            <w:rPrChange w:author="Ai N." w:id="1" w:date="2026-03-19T22:16:30Z">
              <w:rPr/>
            </w:rPrChange>
          </w:rPr>
          <w:t xml:space="preserve">素粒子</w:t>
        </w:r>
        <w:r w:rsidDel="00000000" w:rsidR="00000000" w:rsidRPr="00000000">
          <w:rPr>
            <w:rtl w:val="0"/>
            <w:rPrChange w:author="Ai N." w:id="2" w:date="2026-03-19T22:16:29Z">
              <w:rPr/>
            </w:rPrChange>
          </w:rPr>
          <w:t xml:space="preserve">物理学</w:t>
        </w:r>
        <w:r w:rsidDel="00000000" w:rsidR="00000000" w:rsidRPr="00000000">
          <w:rPr>
            <w:rtl w:val="0"/>
            <w:rPrChange w:author="Ai N." w:id="1" w:date="2026-03-19T22:16:30Z">
              <w:rPr/>
            </w:rPrChange>
          </w:rPr>
          <w:t xml:space="preserve">博士が、</w:t>
        </w:r>
      </w:ins>
      <w:r w:rsidDel="00000000" w:rsidR="00000000" w:rsidRPr="00000000">
        <w:rPr>
          <w:rFonts w:ascii="Arial Unicode MS" w:cs="Arial Unicode MS" w:eastAsia="Arial Unicode MS" w:hAnsi="Arial Unicode MS"/>
          <w:b w:val="1"/>
          <w:bCs w:val="1"/>
          <w:color w:val="cc0000"/>
          <w:rtl w:val="0"/>
        </w:rPr>
        <w:t xml:space="preserve">宇宙について物理学の言葉で丁寧に読み解きながら、この</w:t>
      </w:r>
      <w:ins w:author="Ai N." w:id="3" w:date="2026-03-20T00:09:45Z">
        <w:r w:rsidDel="00000000" w:rsidR="00000000" w:rsidRPr="00000000">
          <w:rPr>
            <w:b w:val="1"/>
            <w:bCs w:val="1"/>
            <w:color w:val="cc0000"/>
            <w:rtl w:val="0"/>
            <w:rPrChange w:author="Ai N." w:id="4" w:date="2026-03-20T00:09:45Z">
              <w:rPr>
                <w:b w:val="1"/>
                <w:bCs w:val="1"/>
                <w:color w:val="cc0000"/>
              </w:rPr>
            </w:rPrChange>
          </w:rPr>
          <w:t xml:space="preserve">広大な</w:t>
        </w:r>
      </w:ins>
      <w:r w:rsidDel="00000000" w:rsidR="00000000" w:rsidRPr="00000000">
        <w:rPr>
          <w:rFonts w:ascii="Arial Unicode MS" w:cs="Arial Unicode MS" w:eastAsia="Arial Unicode MS" w:hAnsi="Arial Unicode MS"/>
          <w:b w:val="1"/>
          <w:bCs w:val="1"/>
          <w:color w:val="cc0000"/>
          <w:rtl w:val="0"/>
        </w:rPr>
        <w:t xml:space="preserve">世界</w:t>
      </w:r>
      <w:ins w:author="Ai N." w:id="5" w:date="2026-03-20T00:07:03Z">
        <w:r w:rsidDel="00000000" w:rsidR="00000000" w:rsidRPr="00000000">
          <w:rPr>
            <w:b w:val="1"/>
            <w:bCs w:val="1"/>
            <w:color w:val="cc0000"/>
            <w:rtl w:val="0"/>
            <w:rPrChange w:author="Ai N." w:id="6" w:date="2026-03-20T00:07:03Z">
              <w:rPr>
                <w:b w:val="1"/>
                <w:bCs w:val="1"/>
                <w:color w:val="cc0000"/>
              </w:rPr>
            </w:rPrChange>
          </w:rPr>
          <w:t xml:space="preserve">と自分という最も身近な存在に至るまで、そ</w:t>
        </w:r>
      </w:ins>
      <w:r w:rsidDel="00000000" w:rsidR="00000000" w:rsidRPr="00000000">
        <w:rPr>
          <w:rFonts w:ascii="Arial Unicode MS" w:cs="Arial Unicode MS" w:eastAsia="Arial Unicode MS" w:hAnsi="Arial Unicode MS"/>
          <w:b w:val="1"/>
          <w:bCs w:val="1"/>
          <w:color w:val="cc0000"/>
          <w:rtl w:val="0"/>
        </w:rPr>
        <w:t xml:space="preserve">の捉え方について</w:t>
      </w:r>
      <w:del w:author="Ai N." w:id="7" w:date="2026-03-20T00:17:52Z">
        <w:r w:rsidDel="00000000" w:rsidR="00000000" w:rsidRPr="00000000">
          <w:rPr>
            <w:b w:val="1"/>
            <w:bCs w:val="1"/>
            <w:color w:val="cc0000"/>
            <w:rtl w:val="0"/>
          </w:rPr>
          <w:delText xml:space="preserve">も</w:delText>
        </w:r>
      </w:del>
      <w:r w:rsidDel="00000000" w:rsidR="00000000" w:rsidRPr="00000000">
        <w:rPr>
          <w:rFonts w:ascii="Arial Unicode MS" w:cs="Arial Unicode MS" w:eastAsia="Arial Unicode MS" w:hAnsi="Arial Unicode MS"/>
          <w:b w:val="1"/>
          <w:bCs w:val="1"/>
          <w:color w:val="cc0000"/>
          <w:rtl w:val="0"/>
        </w:rPr>
        <w:t xml:space="preserve">考えていきます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fwohlvaug8xd" w:id="1"/>
      <w:bookmarkEnd w:id="1"/>
      <w:r w:rsidDel="00000000" w:rsidR="00000000" w:rsidRPr="00000000">
        <w:rPr>
          <w:rFonts w:ascii="Arial Unicode MS" w:cs="Arial Unicode MS" w:eastAsia="Arial Unicode MS" w:hAnsi="Arial Unicode MS"/>
          <w:b w:val="1"/>
          <w:bCs w:val="1"/>
          <w:rtl w:val="0"/>
        </w:rPr>
        <w:t xml:space="preserve">わたしについて</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わたしは中学まで文系になろうと思ってたほど科学は好きではありませんでした。</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転機が訪れたのは高校1年。</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ドラマ「ガリレオ season2」で高エネルギー加速器研究機構のBelleⅡ検出器を背後に湯川 学 (福山 雅治) が会話する1シーンをきっかけに、わたしは素粒子物理学という世界に一気に興味をもち、その道の研究者を志すようになりました。</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その後、素粒子物理学 (ニュートリノ物理) で博士号 (理学) を取得しました。</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海外に滞在して共同研究生活を送ったりと、さまざまな体験をさせていただきました。</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博士取得後は基礎研究から一転、現在はソフトウェアエンジニアとして働いています。</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趣味は競泳 (専門は背泳ぎ)、料理、ガジェット(Apple信者)...という感じです。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競泳は博士取得後にマスターズで再開し、少しずつ現役の時の記録を塗り替えられるまで戻ってきました...笑</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アイコンにもあるようにカワセミが好きです。</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b w:val="1"/>
          <w:bCs w:val="1"/>
        </w:rPr>
      </w:pPr>
      <w:bookmarkStart w:colFirst="0" w:colLast="0" w:name="_tuvw3bkfqqzq" w:id="2"/>
      <w:bookmarkEnd w:id="2"/>
      <w:r w:rsidDel="00000000" w:rsidR="00000000" w:rsidRPr="00000000">
        <w:rPr>
          <w:rFonts w:ascii="Arial Unicode MS" w:cs="Arial Unicode MS" w:eastAsia="Arial Unicode MS" w:hAnsi="Arial Unicode MS"/>
          <w:b w:val="1"/>
          <w:bCs w:val="1"/>
          <w:rtl w:val="0"/>
        </w:rPr>
        <w:t xml:space="preserve">なぜこのnoteをはじめたのか</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わたしはこれまで素粒子物理学の研究に携わり、現在はエンジニアとして働く傍ら、教会に通っています。</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科学と宗教は相反するものであると考えられることもありますが、わたしはそうではないと感じています。</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確かに科学は観測事実に基づいて論理的思考により議論を積み重ねる学問。</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信仰は目に直接見ることのできない神様や霊を信じる営みです。</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しかし、わたしに聖書を教えてくれた牧師先生は科学と宗教は対立するものではないと話していました。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わたし自身、実際に</w:t>
      </w:r>
      <w:r w:rsidDel="00000000" w:rsidR="00000000" w:rsidRPr="00000000">
        <w:rPr>
          <w:rFonts w:ascii="Arial Unicode MS" w:cs="Arial Unicode MS" w:eastAsia="Arial Unicode MS" w:hAnsi="Arial Unicode MS"/>
          <w:b w:val="1"/>
          <w:bCs w:val="1"/>
          <w:color w:val="cc0000"/>
          <w:rtl w:val="0"/>
        </w:rPr>
        <w:t xml:space="preserve">素粒子という目に見えない極微の世界を研究することを通して、私たちの宇宙が “意図して設計” されたと思えるほど美しい秩序を持っていることを感じてきました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そうした経験から、</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b w:val="1"/>
          <w:bCs w:val="1"/>
          <w:color w:val="cc0000"/>
          <w:rtl w:val="0"/>
        </w:rPr>
        <w:t xml:space="preserve">物理学を通して「宇宙はどのように作られているのか」を知ることと、聖書を通して「宇宙がなぜ作られたのか」という神様の天地創造の働きを結びつけて考えることはむしろ自然なことなのかなと感じるようになり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そのような観点を共有してみたい、と思いこのnoteを書き始めました。</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b w:val="1"/>
          <w:bCs w:val="1"/>
        </w:rPr>
      </w:pPr>
      <w:bookmarkStart w:colFirst="0" w:colLast="0" w:name="_ozdwgy5q1tkm" w:id="3"/>
      <w:bookmarkEnd w:id="3"/>
      <w:r w:rsidDel="00000000" w:rsidR="00000000" w:rsidRPr="00000000">
        <w:rPr>
          <w:rFonts w:ascii="Arial Unicode MS" w:cs="Arial Unicode MS" w:eastAsia="Arial Unicode MS" w:hAnsi="Arial Unicode MS"/>
          <w:b w:val="1"/>
          <w:bCs w:val="1"/>
          <w:rtl w:val="0"/>
        </w:rPr>
        <w:t xml:space="preserve">このnoteで書いていくこと</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このnoteでは科学的に確立されている知見に基づいて物理学の法則や現象、最近の研究の動向などを紹介していきます。</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その中で</w:t>
      </w:r>
      <w:r w:rsidDel="00000000" w:rsidR="00000000" w:rsidRPr="00000000">
        <w:rPr>
          <w:rFonts w:ascii="Arial Unicode MS" w:cs="Arial Unicode MS" w:eastAsia="Arial Unicode MS" w:hAnsi="Arial Unicode MS"/>
          <w:b w:val="1"/>
          <w:bCs w:val="1"/>
          <w:color w:val="cc0000"/>
          <w:rtl w:val="0"/>
        </w:rPr>
        <w:t xml:space="preserve">宇宙が持つ秩序や美しさへの理解を深め、この宇宙が“意図して設計された”と感じるゆえんを物理学と聖書が整合するよう紹介していきたい</w:t>
      </w:r>
      <w:r w:rsidDel="00000000" w:rsidR="00000000" w:rsidRPr="00000000">
        <w:rPr>
          <w:rFonts w:ascii="Arial Unicode MS" w:cs="Arial Unicode MS" w:eastAsia="Arial Unicode MS" w:hAnsi="Arial Unicode MS"/>
          <w:rtl w:val="0"/>
        </w:rPr>
        <w:t xml:space="preserve">と思います。</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わたしのnoteでは科学的根拠を尊重し、根拠のないスピリチュアルには依拠しません。</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このような姿勢を大切にして記事を書いていきます。</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b w:val="1"/>
          <w:bCs w:val="1"/>
        </w:rPr>
      </w:pPr>
      <w:bookmarkStart w:colFirst="0" w:colLast="0" w:name="_3e7zdltvch5g" w:id="4"/>
      <w:bookmarkEnd w:id="4"/>
      <w:commentRangeStart w:id="0"/>
      <w:r w:rsidDel="00000000" w:rsidR="00000000" w:rsidRPr="00000000">
        <w:rPr>
          <w:rFonts w:ascii="Arial Unicode MS" w:cs="Arial Unicode MS" w:eastAsia="Arial Unicode MS" w:hAnsi="Arial Unicode MS"/>
          <w:b w:val="1"/>
          <w:bCs w:val="1"/>
          <w:rtl w:val="0"/>
        </w:rPr>
        <w:t xml:space="preserve">これから書いていく記事の内容</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次のようなテーマを扱う予定です。</w:t>
      </w:r>
    </w:p>
    <w:p w:rsidR="00000000" w:rsidDel="00000000" w:rsidP="00000000" w:rsidRDefault="00000000" w:rsidRPr="00000000" w14:paraId="0000002E">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Change w:author="Ai N." w:id="8" w:date="2026-03-19T23:55:13Z">
            <w:rPr>
              <w:rFonts w:ascii="Arial Unicode MS" w:cs="Arial Unicode MS" w:eastAsia="Arial Unicode MS" w:hAnsi="Arial Unicode MS"/>
            </w:rPr>
          </w:rPrChange>
        </w:rPr>
        <w:t xml:space="preserve">宇宙を支配する</w:t>
      </w:r>
      <w:ins w:author="Ai N." w:id="9" w:date="2026-03-19T23:49:44Z">
        <w:r w:rsidDel="00000000" w:rsidR="00000000" w:rsidRPr="00000000">
          <w:rPr>
            <w:rtl w:val="0"/>
            <w:rPrChange w:author="Ai N." w:id="10" w:date="2026-03-19T23:49:44Z">
              <w:rPr/>
            </w:rPrChange>
          </w:rPr>
          <w:t xml:space="preserve">普遍的な物理法則</w:t>
        </w:r>
      </w:ins>
      <w:del w:author="Ai N." w:id="9" w:date="2026-03-19T23:49:44Z">
        <w:r w:rsidDel="00000000" w:rsidR="00000000" w:rsidRPr="00000000">
          <w:rPr>
            <w:rtl w:val="0"/>
          </w:rPr>
          <w:delText xml:space="preserve">物理法則が持つ普遍性</w:delText>
        </w:r>
      </w:del>
      <w:ins w:author="Ai N." w:id="9" w:date="2026-03-19T23:49:44Z">
        <w:r w:rsidDel="00000000" w:rsidR="00000000" w:rsidRPr="00000000">
          <w:rPr>
            <w:rtl w:val="0"/>
          </w:rPr>
          <w:br w:type="textWrapping"/>
        </w:r>
      </w:ins>
      <w:ins w:author="Ai N." w:id="11" w:date="2026-03-19T23:51:54Z">
        <w:r w:rsidDel="00000000" w:rsidR="00000000" w:rsidRPr="00000000">
          <w:rPr>
            <w:rtl w:val="0"/>
            <w:rPrChange w:author="Ai N." w:id="12" w:date="2026-03-19T23:51:54Z">
              <w:rPr/>
            </w:rPrChange>
          </w:rPr>
          <w:t xml:space="preserve">りんごが落ちるのも、遠くの銀河が渦巻くのも、実は同じ法則(真理)に従っています。宇宙のあらゆる現象を裏で操る、美しく普遍的な物理の世界を見ていきます。</w:t>
          <w:br w:type="textWrapping"/>
        </w:r>
      </w:ins>
      <w:r w:rsidDel="00000000" w:rsidR="00000000" w:rsidRPr="00000000">
        <w:rPr>
          <w:rtl w:val="0"/>
        </w:rPr>
      </w:r>
    </w:p>
    <w:p w:rsidR="00000000" w:rsidDel="00000000" w:rsidP="00000000" w:rsidRDefault="00000000" w:rsidRPr="00000000" w14:paraId="0000002F">
      <w:pPr>
        <w:numPr>
          <w:ilvl w:val="0"/>
          <w:numId w:val="1"/>
        </w:numPr>
        <w:ind w:left="720" w:hanging="360"/>
        <w:rPr>
          <w:u w:val="none"/>
        </w:rPr>
      </w:pPr>
      <w:ins w:author="Ai N." w:id="13" w:date="2026-03-19T23:54:50Z">
        <w:commentRangeStart w:id="1"/>
        <w:commentRangeStart w:id="1"/>
        <w:commentRangeEnd w:id="1"/>
        <w:r w:rsidDel="00000000" w:rsidR="00000000" w:rsidRPr="00000000">
          <w:commentReference w:id="1"/>
        </w:r>
        <w:r w:rsidDel="00000000" w:rsidR="00000000" w:rsidRPr="00000000">
          <w:rPr>
            <w:b w:val="1"/>
            <w:bCs w:val="1"/>
            <w:rtl w:val="0"/>
            <w:rPrChange w:author="Ai N." w:id="14" w:date="2026-03-19T23:54:50Z">
              <w:rPr/>
            </w:rPrChange>
          </w:rPr>
          <w:t xml:space="preserve">「バランス」と「ズレ」が世界を作った</w:t>
        </w:r>
      </w:ins>
      <w:del w:author="Ai N." w:id="13" w:date="2026-03-19T23:54:50Z">
        <w:r w:rsidDel="00000000" w:rsidR="00000000" w:rsidRPr="00000000">
          <w:rPr>
            <w:rtl w:val="0"/>
          </w:rPr>
          <w:delText xml:space="preserve">宇宙にはどのような対称性があり、その破れがどのように宇宙を形作るのか</w:delText>
        </w:r>
      </w:del>
      <w:r w:rsidDel="00000000" w:rsidR="00000000" w:rsidRPr="00000000">
        <w:rPr>
          <w:rtl w:val="0"/>
        </w:rPr>
      </w:r>
    </w:p>
    <w:p w:rsidR="00000000" w:rsidDel="00000000" w:rsidP="00000000" w:rsidRDefault="00000000" w:rsidRPr="00000000" w14:paraId="00000030">
      <w:pPr>
        <w:ind w:left="720" w:firstLine="0"/>
        <w:rPr>
          <w:ins w:author="Ai N." w:id="15" w:date="2026-03-19T23:56:26Z"/>
          <w:rPrChange w:author="Ai N." w:id="16" w:date="2026-03-19T23:56:26Z">
            <w:rPr/>
          </w:rPrChange>
        </w:rPr>
      </w:pPr>
      <w:ins w:author="Ai N." w:id="15" w:date="2026-03-19T23:56:26Z">
        <w:r w:rsidDel="00000000" w:rsidR="00000000" w:rsidRPr="00000000">
          <w:rPr>
            <w:rtl w:val="0"/>
            <w:rPrChange w:author="Ai N." w:id="16" w:date="2026-03-19T23:56:26Z">
              <w:rPr/>
            </w:rPrChange>
          </w:rPr>
          <w:t xml:space="preserve">もし宇宙が</w:t>
        </w:r>
        <w:r w:rsidDel="00000000" w:rsidR="00000000" w:rsidRPr="00000000">
          <w:rPr>
            <w:rtl w:val="0"/>
            <w:rPrChange w:author="Ai N." w:id="16" w:date="2026-03-19T23:56:26Z">
              <w:rPr/>
            </w:rPrChange>
          </w:rPr>
          <w:t xml:space="preserve">「完璧なバランス」のままだったら、私たちは存在していなかったかもしれません。宇宙が持つ美しいバランス(対称性)と、あえてそれがズレる(破れる)ことで物質や生命が生まれたことを解説します。</w:t>
        </w:r>
      </w:ins>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ins w:author="Ai N." w:id="17" w:date="2026-03-19T23:57:57Z">
        <w:r w:rsidDel="00000000" w:rsidR="00000000" w:rsidRPr="00000000">
          <w:rPr>
            <w:b w:val="1"/>
            <w:bCs w:val="1"/>
            <w:rtl w:val="0"/>
            <w:rPrChange w:author="Ai N." w:id="18" w:date="2026-03-19T23:57:57Z">
              <w:rPr/>
            </w:rPrChange>
          </w:rPr>
          <w:t xml:space="preserve">宇宙を構成する最小単位・素粒子について</w:t>
        </w:r>
      </w:ins>
      <w:del w:author="Ai N." w:id="17" w:date="2026-03-19T23:57:57Z">
        <w:r w:rsidDel="00000000" w:rsidR="00000000" w:rsidRPr="00000000">
          <w:rPr>
            <w:rtl w:val="0"/>
          </w:rPr>
          <w:delText xml:space="preserve">素粒子の標準模型がどのようにして実験的に確立されてきたか</w:delText>
        </w:r>
      </w:del>
      <w:ins w:author="Ai N." w:id="17" w:date="2026-03-19T23:57:57Z">
        <w:r w:rsidDel="00000000" w:rsidR="00000000" w:rsidRPr="00000000">
          <w:rPr>
            <w:rtl w:val="0"/>
          </w:rPr>
          <w:br w:type="textWrapping"/>
        </w:r>
      </w:ins>
      <w:ins w:author="Ai N." w:id="19" w:date="2026-03-19T23:58:20Z">
        <w:r w:rsidDel="00000000" w:rsidR="00000000" w:rsidRPr="00000000">
          <w:rPr>
            <w:rtl w:val="0"/>
            <w:rPrChange w:author="Ai N." w:id="20" w:date="2026-03-19T23:58:20Z">
              <w:rPr/>
            </w:rPrChange>
          </w:rPr>
          <w:t xml:space="preserve">私たちの体や物体を究極までバラバラにすると、何にたどり着くのでしょうか？物質の最小単位「素粒子の標準模型」という理論が、実験を通じてどのように確立されてきたのか、科学者たちの歩みを辿ります。</w:t>
        </w:r>
      </w:ins>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ins w:author="Ai N." w:id="21" w:date="2026-03-20T00:01:28Z">
        <w:r w:rsidDel="00000000" w:rsidR="00000000" w:rsidRPr="00000000">
          <w:rPr>
            <w:b w:val="1"/>
            <w:bCs w:val="1"/>
            <w:rtl w:val="0"/>
            <w:rPrChange w:author="Ai N." w:id="22" w:date="2026-03-20T00:01:28Z">
              <w:rPr/>
            </w:rPrChange>
          </w:rPr>
          <w:t xml:space="preserve">誰も知らない宇宙の謎と現在の研究</w:t>
        </w:r>
      </w:ins>
      <w:del w:author="Ai N." w:id="21" w:date="2026-03-20T00:01:28Z">
        <w:r w:rsidDel="00000000" w:rsidR="00000000" w:rsidRPr="00000000">
          <w:rPr>
            <w:rtl w:val="0"/>
          </w:rPr>
          <w:delText xml:space="preserve">標準模型の限界と現在の研究</w:delText>
        </w:r>
      </w:del>
      <w:r w:rsidDel="00000000" w:rsidR="00000000" w:rsidRPr="00000000">
        <w:rPr>
          <w:rtl w:val="0"/>
        </w:rPr>
      </w:r>
    </w:p>
    <w:p w:rsidR="00000000" w:rsidDel="00000000" w:rsidP="00000000" w:rsidRDefault="00000000" w:rsidRPr="00000000" w14:paraId="00000035">
      <w:pPr>
        <w:ind w:left="720" w:firstLine="0"/>
        <w:rPr>
          <w:ins w:author="Ai N." w:id="23" w:date="2026-03-20T00:01:41Z"/>
          <w:del w:author="Ai N." w:id="23" w:date="2026-03-20T00:01:41Z"/>
          <w:rPrChange w:author="Ai N." w:id="24" w:date="2026-03-20T00:01:41Z">
            <w:rPr/>
          </w:rPrChange>
        </w:rPr>
      </w:pPr>
      <w:ins w:author="Ai N." w:id="23" w:date="2026-03-20T00:01:41Z">
        <w:r w:rsidDel="00000000" w:rsidR="00000000" w:rsidRPr="00000000">
          <w:rPr>
            <w:rtl w:val="0"/>
            <w:rPrChange w:author="Ai N." w:id="24" w:date="2026-03-20T00:01:41Z">
              <w:rPr/>
            </w:rPrChange>
          </w:rPr>
          <w:t xml:space="preserve">実は、今の科学で分かっていることは宇宙全体のほんの数パーセントに過ぎません。現在の理論(素粒子の標準模型)では説明できない謎と、その限界を越えようと挑み続ける最前線の研究を紹介します。</w:t>
        </w:r>
        <w:del w:author="Ai N." w:id="23" w:date="2026-03-20T00:01:41Z">
          <w:r w:rsidDel="00000000" w:rsidR="00000000" w:rsidRPr="00000000">
            <w:rPr>
              <w:rtl w:val="0"/>
            </w:rPr>
          </w:r>
        </w:del>
      </w:ins>
    </w:p>
    <w:p w:rsidR="00000000" w:rsidDel="00000000" w:rsidP="00000000" w:rsidRDefault="00000000" w:rsidRPr="00000000" w14:paraId="00000036">
      <w:pPr>
        <w:ind w:left="720" w:firstLine="0"/>
        <w:rPr/>
        <w:pPrChange w:author="Ai N." w:id="0" w:date="2026-03-20T00:02:32Z">
          <w:pPr>
            <w:ind w:left="720" w:firstLine="0"/>
          </w:pPr>
        </w:pPrChange>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Fonts w:ascii="Arial Unicode MS" w:cs="Arial Unicode MS" w:eastAsia="Arial Unicode MS" w:hAnsi="Arial Unicode MS"/>
          <w:rtl w:val="0"/>
        </w:rPr>
        <w:t xml:space="preserve">専門的な内容も多くなりますが、できるだけ丁寧に説明していきます。</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b w:val="1"/>
          <w:bCs w:val="1"/>
        </w:rPr>
      </w:pPr>
      <w:bookmarkStart w:colFirst="0" w:colLast="0" w:name="_i6yc5oorf4gu" w:id="5"/>
      <w:bookmarkEnd w:id="5"/>
      <w:r w:rsidDel="00000000" w:rsidR="00000000" w:rsidRPr="00000000">
        <w:rPr>
          <w:rFonts w:ascii="Arial Unicode MS" w:cs="Arial Unicode MS" w:eastAsia="Arial Unicode MS" w:hAnsi="Arial Unicode MS"/>
          <w:b w:val="1"/>
          <w:bCs w:val="1"/>
          <w:rtl w:val="0"/>
        </w:rPr>
        <w:t xml:space="preserve">おわりに</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ここまで読んでくださりありがとうございます。</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b w:val="1"/>
          <w:bCs w:val="1"/>
          <w:color w:val="cc0000"/>
          <w:rtl w:val="0"/>
        </w:rPr>
        <w:t xml:space="preserve">私たちの宇宙、そしてその宇宙に存在している私たち一人ひとりが、どれほど貴重で素晴らしい存在</w:t>
      </w:r>
      <w:r w:rsidDel="00000000" w:rsidR="00000000" w:rsidRPr="00000000">
        <w:rPr>
          <w:rFonts w:ascii="Arial Unicode MS" w:cs="Arial Unicode MS" w:eastAsia="Arial Unicode MS" w:hAnsi="Arial Unicode MS"/>
          <w:rtl w:val="0"/>
        </w:rPr>
        <w:t xml:space="preserve">なのか。</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そんなことを感じながら、みなさんの日常がほんの少し豊かになるきっかけになれば嬉しいです。</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idai Tairafune" w:id="1" w:date="2026-03-20T00:46:04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物理ではバランスはある量と別の量が等式で結ばれるという意味になり、対称性はSymmetryという言葉を使います。なのでBalanceという言葉を対称性の意で使うのは避けます。</w:t>
      </w:r>
    </w:p>
  </w:comment>
  <w:comment w:author="Ai N." w:id="0" w:date="2026-03-20T00:20:56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「読んでみたい！」と思わせたい部分なので、専門用語少なめ＆知的好奇心をくすぐるような文章を目指して書いてみました。事実として間違ったところあれば修正お願いします。</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