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un8x5vsimdz8" w:id="0"/>
      <w:bookmarkEnd w:id="0"/>
      <w:ins w:author="Ai N." w:id="0" w:date="2026-03-18T09:00:40Z">
        <w:commentRangeStart w:id="0"/>
        <w:commentRangeStart w:id="0"/>
        <w:commentRangeEnd w:id="0"/>
        <w:r w:rsidDel="00000000" w:rsidR="00000000" w:rsidRPr="00000000">
          <w:commentReference w:id="0"/>
        </w:r>
        <w:r w:rsidDel="00000000" w:rsidR="00000000" w:rsidRPr="00000000">
          <w:rPr>
            <w:b w:val="1"/>
            <w:bCs w:val="1"/>
            <w:rtl w:val="0"/>
            <w:rPrChange w:author="Ai N." w:id="1" w:date="2026-03-18T09:00:40Z">
              <w:rPr/>
            </w:rPrChange>
          </w:rPr>
          <w:t xml:space="preserve">vol.2 素粒子物理学の普遍性と宇宙のレシピ</w:t>
        </w:r>
      </w:ins>
      <w:del w:author="Ai N." w:id="0" w:date="2026-03-18T09:00:40Z">
        <w:r w:rsidDel="00000000" w:rsidR="00000000" w:rsidRPr="00000000">
          <w:rPr>
            <w:b w:val="1"/>
            <w:bCs w:val="1"/>
            <w:rtl w:val="0"/>
          </w:rPr>
          <w:delText xml:space="preserve">神の数式と普遍性 ー素粒子の標準模型ー</w:delText>
        </w:r>
      </w:del>
      <w:r w:rsidDel="00000000" w:rsidR="00000000" w:rsidRPr="00000000">
        <w:rPr>
          <w:rtl w:val="0"/>
        </w:rPr>
      </w:r>
    </w:p>
    <w:p w:rsidR="00000000" w:rsidDel="00000000" w:rsidP="00000000" w:rsidRDefault="00000000" w:rsidRPr="00000000" w14:paraId="00000002">
      <w:pPr>
        <w:rPr>
          <w:ins w:author="Ai N." w:id="2" w:date="2026-03-18T07:52:06Z"/>
          <w:rPrChange w:author="Ai N." w:id="3" w:date="2026-03-18T07:52:06Z">
            <w:rPr>
              <w:b w:val="1"/>
              <w:bCs w:val="1"/>
            </w:rPr>
          </w:rPrChange>
        </w:rPr>
      </w:pPr>
      <w:ins w:author="Ai N." w:id="2" w:date="2026-03-18T07:52:06Z">
        <w:commentRangeStart w:id="1"/>
        <w:commentRangeStart w:id="1"/>
        <w:commentRangeEnd w:id="1"/>
        <w:r w:rsidDel="00000000" w:rsidR="00000000" w:rsidRPr="00000000">
          <w:commentReference w:id="1"/>
        </w:r>
        <w:r w:rsidDel="00000000" w:rsidR="00000000" w:rsidRPr="00000000">
          <w:rPr>
            <w:rtl w:val="0"/>
            <w:rPrChange w:author="Ai N." w:id="3" w:date="2026-03-18T07:52:06Z">
              <w:rPr>
                <w:b w:val="1"/>
                <w:bCs w:val="1"/>
              </w:rPr>
            </w:rPrChange>
          </w:rPr>
          <w:t xml:space="preserve">この連載では、「宇宙をつかさどる物理法則の美しさと神秘」をテーマに、</w:t>
        </w:r>
        <w:r w:rsidDel="00000000" w:rsidR="00000000" w:rsidRPr="00000000">
          <w:rPr>
            <w:rtl w:val="0"/>
            <w:rPrChange w:author="Ai N." w:id="3" w:date="2026-03-18T07:52:06Z">
              <w:rPr>
                <w:b w:val="1"/>
                <w:bCs w:val="1"/>
              </w:rPr>
            </w:rPrChange>
          </w:rPr>
          <w:t xml:space="preserve">素粒子物理（ニュートリノ物理）を専門とする理学博士の視点から、世界の成り立ちを紐解いています。</w:t>
        </w:r>
      </w:ins>
    </w:p>
    <w:p w:rsidR="00000000" w:rsidDel="00000000" w:rsidP="00000000" w:rsidRDefault="00000000" w:rsidRPr="00000000" w14:paraId="00000003">
      <w:pPr>
        <w:rPr>
          <w:ins w:author="Ai N." w:id="2" w:date="2026-03-18T07:52:06Z"/>
          <w:rPrChange w:author="Ai N." w:id="3" w:date="2026-03-18T07:52:06Z">
            <w:rPr>
              <w:b w:val="1"/>
              <w:bCs w:val="1"/>
            </w:rPr>
          </w:rPrChange>
        </w:rPr>
      </w:pPr>
      <w:ins w:author="Ai N." w:id="2" w:date="2026-03-18T07:52:06Z">
        <w:r w:rsidDel="00000000" w:rsidR="00000000" w:rsidRPr="00000000">
          <w:rPr>
            <w:rtl w:val="0"/>
            <w:rPrChange w:author="Ai N." w:id="3" w:date="2026-03-18T07:52:06Z">
              <w:rPr>
                <w:b w:val="1"/>
                <w:bCs w:val="1"/>
              </w:rPr>
            </w:rPrChange>
          </w:rPr>
          <w:t xml:space="preserve">vol.2 の今回は、</w:t>
        </w:r>
        <w:r w:rsidDel="00000000" w:rsidR="00000000" w:rsidRPr="00000000">
          <w:rPr>
            <w:b w:val="1"/>
            <w:bCs w:val="1"/>
            <w:rtl w:val="0"/>
            <w:rPrChange w:author="Ai N." w:id="3" w:date="2026-03-18T07:52:06Z">
              <w:rPr>
                <w:b w:val="1"/>
                <w:bCs w:val="1"/>
              </w:rPr>
            </w:rPrChange>
          </w:rPr>
          <w:t xml:space="preserve">「</w:t>
        </w:r>
        <w:r w:rsidDel="00000000" w:rsidR="00000000" w:rsidRPr="00000000">
          <w:rPr>
            <w:b w:val="1"/>
            <w:bCs w:val="1"/>
            <w:color w:val="cc0000"/>
            <w:rtl w:val="0"/>
            <w:rPrChange w:author="Ai N." w:id="3" w:date="2026-03-18T07:52:06Z">
              <w:rPr>
                <w:b w:val="1"/>
                <w:bCs w:val="1"/>
              </w:rPr>
            </w:rPrChange>
          </w:rPr>
          <w:t xml:space="preserve">素粒子物理学における普遍性と宇宙のレシピ」について</w:t>
        </w:r>
        <w:r w:rsidDel="00000000" w:rsidR="00000000" w:rsidRPr="00000000">
          <w:rPr>
            <w:color w:val="cc0000"/>
            <w:rtl w:val="0"/>
            <w:rPrChange w:author="Ai N." w:id="3" w:date="2026-03-18T07:52:06Z">
              <w:rPr>
                <w:b w:val="1"/>
                <w:bCs w:val="1"/>
              </w:rPr>
            </w:rPrChange>
          </w:rPr>
          <w:t xml:space="preserve">。</w:t>
          <w:br w:type="textWrapping"/>
          <w:t xml:space="preserve">宇宙を形作る物理学の一貫したルールを通して、私たちの生きるこの世界がどのように創造され、今この瞬間も存在しているのか。その美しさ</w:t>
        </w:r>
        <w:r w:rsidDel="00000000" w:rsidR="00000000" w:rsidRPr="00000000">
          <w:rPr>
            <w:color w:val="cc0000"/>
            <w:rtl w:val="0"/>
            <w:rPrChange w:author="Ai N." w:id="3" w:date="2026-03-18T07:52:06Z">
              <w:rPr>
                <w:b w:val="1"/>
                <w:bCs w:val="1"/>
              </w:rPr>
            </w:rPrChange>
          </w:rPr>
          <w:t xml:space="preserve">について見</w:t>
        </w:r>
        <w:r w:rsidDel="00000000" w:rsidR="00000000" w:rsidRPr="00000000">
          <w:rPr>
            <w:rtl w:val="0"/>
            <w:rPrChange w:author="Ai N." w:id="3" w:date="2026-03-18T07:52:06Z">
              <w:rPr>
                <w:b w:val="1"/>
                <w:bCs w:val="1"/>
              </w:rPr>
            </w:rPrChange>
          </w:rPr>
          <w:t xml:space="preserve">ていきましょう。</w:t>
        </w:r>
      </w:ins>
    </w:p>
    <w:p w:rsidR="00000000" w:rsidDel="00000000" w:rsidP="00000000" w:rsidRDefault="00000000" w:rsidRPr="00000000" w14:paraId="00000004">
      <w:pPr>
        <w:rPr>
          <w:ins w:author="Ai N." w:id="2" w:date="2026-03-18T07:52:06Z"/>
          <w:rPrChange w:author="Ai N." w:id="3" w:date="2026-03-18T07:52:06Z">
            <w:rPr>
              <w:b w:val="1"/>
              <w:bCs w:val="1"/>
            </w:rPr>
          </w:rPrChange>
        </w:rPr>
      </w:pPr>
      <w:ins w:author="Ai N." w:id="2" w:date="2026-03-18T07:52:06Z">
        <w:r w:rsidDel="00000000" w:rsidR="00000000" w:rsidRPr="00000000">
          <w:rPr>
            <w:rtl w:val="0"/>
          </w:rPr>
        </w:r>
      </w:ins>
    </w:p>
    <w:p w:rsidR="00000000" w:rsidDel="00000000" w:rsidP="00000000" w:rsidRDefault="00000000" w:rsidRPr="00000000" w14:paraId="00000005">
      <w:pPr>
        <w:rPr/>
      </w:pPr>
      <w:ins w:author="Ai N." w:id="2" w:date="2026-03-18T07:52:06Z">
        <w:r w:rsidDel="00000000" w:rsidR="00000000" w:rsidRPr="00000000">
          <w:rPr>
            <w:rtl w:val="0"/>
            <w:rPrChange w:author="Ai N." w:id="3" w:date="2026-03-18T07:52:06Z">
              <w:rPr>
                <w:b w:val="1"/>
                <w:bCs w:val="1"/>
              </w:rPr>
            </w:rPrChange>
          </w:rPr>
          <w:t xml:space="preserve">＜目次＞</w:t>
        </w:r>
      </w:ins>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pevqf4osknqs" w:id="1"/>
      <w:bookmarkEnd w:id="1"/>
      <w:del w:author="Ai N." w:id="4" w:date="2026-03-18T09:27:48Z">
        <w:commentRangeStart w:id="2"/>
        <w:r w:rsidDel="00000000" w:rsidR="00000000" w:rsidRPr="00000000">
          <w:rPr>
            <w:b w:val="1"/>
            <w:bCs w:val="1"/>
            <w:rtl w:val="0"/>
          </w:rPr>
          <w:delText xml:space="preserve">普遍性は「一言で世界を語る」こと</w:delText>
        </w:r>
      </w:del>
      <w:r w:rsidDel="00000000" w:rsidR="00000000" w:rsidRPr="00000000">
        <w:rPr>
          <w:rtl w:val="0"/>
        </w:rPr>
      </w:r>
    </w:p>
    <w:p w:rsidR="00000000" w:rsidDel="00000000" w:rsidP="00000000" w:rsidRDefault="00000000" w:rsidRPr="00000000" w14:paraId="00000009">
      <w:pPr>
        <w:rPr>
          <w:del w:author="Ai N." w:id="5" w:date="2026-03-18T08:57:44Z"/>
        </w:rPr>
      </w:pPr>
      <w:del w:author="Ai N." w:id="5" w:date="2026-03-18T08:57:44Z">
        <w:r w:rsidDel="00000000" w:rsidR="00000000" w:rsidRPr="00000000">
          <w:rPr>
            <w:rtl w:val="0"/>
          </w:rPr>
          <w:delText xml:space="preserve">前回は万有引力を例にとって、宇宙を支配する物理法則の持つ普遍性について見てきました。</w:delText>
        </w:r>
      </w:del>
    </w:p>
    <w:p w:rsidR="00000000" w:rsidDel="00000000" w:rsidP="00000000" w:rsidRDefault="00000000" w:rsidRPr="00000000" w14:paraId="0000000A">
      <w:pPr>
        <w:rPr>
          <w:del w:author="Ai N." w:id="5" w:date="2026-03-18T08:57:44Z"/>
        </w:rPr>
      </w:pPr>
      <w:del w:author="Ai N." w:id="5" w:date="2026-03-18T08:57:44Z">
        <w:r w:rsidDel="00000000" w:rsidR="00000000" w:rsidRPr="00000000">
          <w:rPr>
            <w:b w:val="1"/>
            <w:bCs w:val="1"/>
            <w:color w:val="cc0000"/>
            <w:rtl w:val="0"/>
          </w:rPr>
          <w:delText xml:space="preserve">普遍性というのは「一言の法則で多様な物理現象を記述できる」ということ</w:delText>
        </w:r>
        <w:r w:rsidDel="00000000" w:rsidR="00000000" w:rsidRPr="00000000">
          <w:rPr>
            <w:rtl w:val="0"/>
          </w:rPr>
          <w:delText xml:space="preserve">であり、これが物理法則の美しさの一つです。</w:delText>
        </w:r>
      </w:del>
    </w:p>
    <w:p w:rsidR="00000000" w:rsidDel="00000000" w:rsidP="00000000" w:rsidRDefault="00000000" w:rsidRPr="00000000" w14:paraId="0000000B">
      <w:pPr>
        <w:rPr>
          <w:del w:author="Ai N." w:id="5" w:date="2026-03-18T08:57:44Z"/>
        </w:rPr>
      </w:pPr>
      <w:del w:author="Ai N." w:id="5" w:date="2026-03-18T08:57:44Z">
        <w:r w:rsidDel="00000000" w:rsidR="00000000" w:rsidRPr="00000000">
          <w:rPr>
            <w:rtl w:val="0"/>
          </w:rPr>
          <w:delText xml:space="preserve">万有引力の法則は17世紀にニュートンが発見し、天体だけでなくあらゆる物の運動を記述することのできる力学体系を構築しました。</w:delText>
        </w:r>
      </w:del>
    </w:p>
    <w:p w:rsidR="00000000" w:rsidDel="00000000" w:rsidP="00000000" w:rsidRDefault="00000000" w:rsidRPr="00000000" w14:paraId="0000000C">
      <w:pPr>
        <w:rPr/>
      </w:pPr>
      <w:del w:author="Ai N." w:id="5" w:date="2026-03-18T08:57:44Z">
        <w:r w:rsidDel="00000000" w:rsidR="00000000" w:rsidRPr="00000000">
          <w:rPr>
            <w:rtl w:val="0"/>
          </w:rPr>
          <w:delText xml:space="preserve">では現在、研究の最前線を走る物理学者たちはどのような世界を見ているのでしょうか？</w:delText>
        </w:r>
        <w:commentRangeEnd w:id="2"/>
        <w:r w:rsidDel="00000000" w:rsidR="00000000" w:rsidRPr="00000000">
          <w:commentReference w:id="2"/>
        </w:r>
        <w:r w:rsidDel="00000000" w:rsidR="00000000" w:rsidRPr="00000000">
          <w:rPr>
            <w:rtl w:val="0"/>
          </w:rPr>
          <w:br w:type="textWrapping"/>
        </w:r>
        <w:r w:rsidDel="00000000" w:rsidR="00000000" w:rsidRPr="00000000">
          <w:rPr>
            <w:rtl w:val="0"/>
          </w:rPr>
          <w:delText xml:space="preserve">今回は</w:delText>
        </w:r>
      </w:del>
      <w:del w:author="Ai N." w:id="6" w:date="2026-03-14T22:06:15Z">
        <w:r w:rsidDel="00000000" w:rsidR="00000000" w:rsidRPr="00000000">
          <w:rPr>
            <w:rtl w:val="0"/>
          </w:rPr>
          <w:delText xml:space="preserve">現代物理の中から、</w:delText>
        </w:r>
        <w:r w:rsidDel="00000000" w:rsidR="00000000" w:rsidRPr="00000000">
          <w:rPr>
            <w:b w:val="1"/>
            <w:bCs w:val="1"/>
            <w:color w:val="cc0000"/>
            <w:rtl w:val="0"/>
          </w:rPr>
          <w:delText xml:space="preserve">素粒子物理学における物理法則の普遍性</w:delText>
        </w:r>
        <w:r w:rsidDel="00000000" w:rsidR="00000000" w:rsidRPr="00000000">
          <w:rPr>
            <w:rtl w:val="0"/>
          </w:rPr>
          <w:delText xml:space="preserve">を</w:delText>
        </w:r>
      </w:del>
      <w:ins w:author="Ai N." w:id="6" w:date="2026-03-14T22:06:15Z">
        <w:del w:author="Ai N." w:id="6" w:date="2026-03-14T22:06:15Z">
          <w:r w:rsidDel="00000000" w:rsidR="00000000" w:rsidRPr="00000000">
            <w:rPr>
              <w:rtl w:val="0"/>
              <w:rPrChange w:author="Ai N." w:id="7" w:date="2026-03-14T22:06:15Z">
                <w:rPr/>
              </w:rPrChange>
            </w:rPr>
            <w:delText xml:space="preserve">通して</w:delText>
          </w:r>
          <w:r w:rsidDel="00000000" w:rsidR="00000000" w:rsidRPr="00000000">
            <w:rPr>
              <w:b w:val="1"/>
              <w:bCs w:val="1"/>
              <w:rtl w:val="0"/>
              <w:rPrChange w:author="Ai N." w:id="7" w:date="2026-03-14T22:06:15Z">
                <w:rPr/>
              </w:rPrChange>
            </w:rPr>
            <w:delText xml:space="preserve">宇宙がどのように造られたのか</w:delText>
          </w:r>
          <w:r w:rsidDel="00000000" w:rsidR="00000000" w:rsidRPr="00000000">
            <w:rPr>
              <w:rtl w:val="0"/>
              <w:rPrChange w:author="Ai N." w:id="7" w:date="2026-03-14T22:06:15Z">
                <w:rPr/>
              </w:rPrChange>
            </w:rPr>
            <w:delText xml:space="preserve">を</w:delText>
          </w:r>
        </w:del>
      </w:ins>
      <w:del w:author="Ai N." w:id="6" w:date="2026-03-14T22:06:15Z">
        <w:r w:rsidDel="00000000" w:rsidR="00000000" w:rsidRPr="00000000">
          <w:rPr>
            <w:rtl w:val="0"/>
          </w:rPr>
          <w:delText xml:space="preserve">見てみましょう。</w:delText>
        </w:r>
      </w:del>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xjawnudioesi" w:id="2"/>
      <w:bookmarkEnd w:id="2"/>
      <w:r w:rsidDel="00000000" w:rsidR="00000000" w:rsidRPr="00000000">
        <w:rPr>
          <w:rFonts w:ascii="Arial Unicode MS" w:cs="Arial Unicode MS" w:eastAsia="Arial Unicode MS" w:hAnsi="Arial Unicode MS"/>
          <w:b w:val="1"/>
          <w:bCs w:val="1"/>
          <w:rtl w:val="0"/>
        </w:rPr>
        <w:t xml:space="preserve">素粒子ってなに？</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この世界のあらゆる物質は原子と呼ばれる“粒”からできています</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原子というのは原子核という核の周りを電子が漂ってできています。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原子核は陽子・中性子と呼ばれる粒子 (まとめて核子と呼ぶ) がダンゴ状に固まっており、その数に応じて周期表に現れる元素のような多様性が生まれます。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さらに陽子と中性子も砕くことができて、これらはクォークと呼ばれる粒子から構成されています。</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電子やクォークという粒子はこれ以上砕くことができず、このような</w:t>
      </w:r>
      <w:r w:rsidDel="00000000" w:rsidR="00000000" w:rsidRPr="00000000">
        <w:rPr>
          <w:rFonts w:ascii="Arial Unicode MS" w:cs="Arial Unicode MS" w:eastAsia="Arial Unicode MS" w:hAnsi="Arial Unicode MS"/>
          <w:b w:val="1"/>
          <w:bCs w:val="1"/>
          <w:color w:val="cc0000"/>
          <w:rtl w:val="0"/>
        </w:rPr>
        <w:t xml:space="preserve">内部構造を持たない粒子のことを素粒子と呼んでいます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rPr/>
      </w:pPr>
      <w:commentRangeStart w:id="3"/>
      <w:r w:rsidDel="00000000" w:rsidR="00000000" w:rsidRPr="00000000">
        <w:rPr/>
        <w:drawing>
          <wp:inline distB="114300" distT="114300" distL="114300" distR="114300">
            <wp:extent cx="5731200" cy="2667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670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dcc31m5hiiyg" w:id="3"/>
      <w:bookmarkEnd w:id="3"/>
      <w:r w:rsidDel="00000000" w:rsidR="00000000" w:rsidRPr="00000000">
        <w:rPr>
          <w:rFonts w:ascii="Arial Unicode MS" w:cs="Arial Unicode MS" w:eastAsia="Arial Unicode MS" w:hAnsi="Arial Unicode MS"/>
          <w:b w:val="1"/>
          <w:bCs w:val="1"/>
          <w:rtl w:val="0"/>
        </w:rPr>
        <w:t xml:space="preserve">素粒子を理解することは宇宙のレシピを知ること</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先ほど述べたように、宇宙の全ての物質は素粒子から構成されています。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そのため、</w:t>
      </w:r>
      <w:r w:rsidDel="00000000" w:rsidR="00000000" w:rsidRPr="00000000">
        <w:rPr>
          <w:rFonts w:ascii="Arial Unicode MS" w:cs="Arial Unicode MS" w:eastAsia="Arial Unicode MS" w:hAnsi="Arial Unicode MS"/>
          <w:b w:val="1"/>
          <w:bCs w:val="1"/>
          <w:color w:val="cc0000"/>
          <w:rtl w:val="0"/>
        </w:rPr>
        <w:t xml:space="preserve">素粒子を理解するということはすなわちそれらから作られる宇宙を理解すること</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素粒子は極微の世界、宇宙は極大の世界で互いに物理的なスケールとしては正反対ですが繋がっているものなのです。</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これまで素粒子物理学は天文物理学による銀河のようなマクロスケールの天体の観測実験と相補的に助け合いながら、この宇宙が誕生してからどのような過程を経て今の姿に至ったのかを明らかにしてきました。</w:t>
      </w:r>
    </w:p>
    <w:p w:rsidR="00000000" w:rsidDel="00000000" w:rsidP="00000000" w:rsidRDefault="00000000" w:rsidRPr="00000000" w14:paraId="00000019">
      <w:pPr>
        <w:rPr/>
      </w:pPr>
      <w:ins w:author="Ai N." w:id="8" w:date="2026-03-18T08:15:19Z">
        <w:r w:rsidDel="00000000" w:rsidR="00000000" w:rsidRPr="00000000">
          <w:rPr>
            <w:rtl w:val="0"/>
            <w:rPrChange w:author="Ai N." w:id="9" w:date="2026-03-18T08:15:19Z">
              <w:rPr/>
            </w:rPrChange>
          </w:rPr>
          <w:t xml:space="preserve">これらの積み上げられた知識の集大成を</w:t>
        </w:r>
        <w:r w:rsidDel="00000000" w:rsidR="00000000" w:rsidRPr="00000000">
          <w:rPr>
            <w:b w:val="1"/>
            <w:bCs w:val="1"/>
            <w:rtl w:val="0"/>
            <w:rPrChange w:author="Ai N." w:id="9" w:date="2026-03-18T08:15:19Z">
              <w:rPr/>
            </w:rPrChange>
          </w:rPr>
          <w:t xml:space="preserve">“素粒子の標準模型”</w:t>
        </w:r>
        <w:r w:rsidDel="00000000" w:rsidR="00000000" w:rsidRPr="00000000">
          <w:rPr>
            <w:rtl w:val="0"/>
            <w:rPrChange w:author="Ai N." w:id="9" w:date="2026-03-18T08:15:19Z">
              <w:rPr/>
            </w:rPrChange>
          </w:rPr>
          <w:t xml:space="preserve">と呼びます。</w:t>
        </w:r>
      </w:ins>
      <w:r w:rsidDel="00000000" w:rsidR="00000000" w:rsidRPr="00000000">
        <w:rPr>
          <w:rtl w:val="0"/>
        </w:rPr>
      </w:r>
    </w:p>
    <w:p w:rsidR="00000000" w:rsidDel="00000000" w:rsidP="00000000" w:rsidRDefault="00000000" w:rsidRPr="00000000" w14:paraId="0000001A">
      <w:pPr>
        <w:pStyle w:val="Heading2"/>
        <w:rPr>
          <w:b w:val="1"/>
          <w:bCs w:val="1"/>
        </w:rPr>
      </w:pPr>
      <w:bookmarkStart w:colFirst="0" w:colLast="0" w:name="_tnfz0m4exli8" w:id="4"/>
      <w:bookmarkEnd w:id="4"/>
      <w:r w:rsidDel="00000000" w:rsidR="00000000" w:rsidRPr="00000000">
        <w:rPr>
          <w:rFonts w:ascii="Arial Unicode MS" w:cs="Arial Unicode MS" w:eastAsia="Arial Unicode MS" w:hAnsi="Arial Unicode MS"/>
          <w:b w:val="1"/>
          <w:bCs w:val="1"/>
          <w:rtl w:val="0"/>
        </w:rPr>
        <w:t xml:space="preserve">素粒子の標準模型とその生い立ち</w:t>
      </w:r>
    </w:p>
    <w:p w:rsidR="00000000" w:rsidDel="00000000" w:rsidP="00000000" w:rsidRDefault="00000000" w:rsidRPr="00000000" w14:paraId="0000001B">
      <w:pPr>
        <w:pStyle w:val="Heading3"/>
        <w:rPr>
          <w:b w:val="1"/>
          <w:bCs w:val="1"/>
        </w:rPr>
      </w:pPr>
      <w:bookmarkStart w:colFirst="0" w:colLast="0" w:name="_dj9cdxcn6uqq" w:id="5"/>
      <w:bookmarkEnd w:id="5"/>
      <w:r w:rsidDel="00000000" w:rsidR="00000000" w:rsidRPr="00000000">
        <w:rPr>
          <w:rFonts w:ascii="Arial Unicode MS" w:cs="Arial Unicode MS" w:eastAsia="Arial Unicode MS" w:hAnsi="Arial Unicode MS"/>
          <w:b w:val="1"/>
          <w:bCs w:val="1"/>
          <w:rtl w:val="0"/>
        </w:rPr>
        <w:t xml:space="preserve">素粒子の標準模型とは</w:t>
      </w:r>
    </w:p>
    <w:p w:rsidR="00000000" w:rsidDel="00000000" w:rsidP="00000000" w:rsidRDefault="00000000" w:rsidRPr="00000000" w14:paraId="0000001C">
      <w:pPr>
        <w:rPr>
          <w:del w:author="Ai N." w:id="10" w:date="2026-03-14T22:22:18Z"/>
        </w:rPr>
      </w:pPr>
      <w:ins w:author="Ai N." w:id="10" w:date="2026-03-14T22:22:18Z">
        <w:r w:rsidDel="00000000" w:rsidR="00000000" w:rsidRPr="00000000">
          <w:rPr>
            <w:rtl w:val="0"/>
            <w:rPrChange w:author="Ai N." w:id="11" w:date="2026-03-14T22:22:18Z">
              <w:rPr>
                <w:b w:val="1"/>
                <w:bCs w:val="1"/>
              </w:rPr>
            </w:rPrChange>
          </w:rPr>
          <w:t xml:space="preserve">（前段落に移動）</w:t>
        </w:r>
      </w:ins>
      <w:del w:author="Ai N." w:id="10" w:date="2026-03-14T22:22:18Z">
        <w:r w:rsidDel="00000000" w:rsidR="00000000" w:rsidRPr="00000000">
          <w:rPr>
            <w:rtl w:val="0"/>
          </w:rPr>
          <w:delText xml:space="preserve">素粒子物理学者たちがこれまで積み上げてきた知識の集大成</w:delText>
        </w:r>
      </w:del>
      <w:ins w:author="Ai N." w:id="12" w:date="2026-03-14T22:22:03Z">
        <w:del w:author="Ai N." w:id="10" w:date="2026-03-14T22:22:18Z">
          <w:r w:rsidDel="00000000" w:rsidR="00000000" w:rsidRPr="00000000">
            <w:rPr>
              <w:rtl w:val="0"/>
              <w:rPrChange w:author="Ai N." w:id="13" w:date="2026-03-14T22:22:03Z">
                <w:rPr/>
              </w:rPrChange>
            </w:rPr>
            <w:delText xml:space="preserve">を</w:delText>
          </w:r>
        </w:del>
      </w:ins>
      <w:del w:author="Ai N." w:id="10" w:date="2026-03-14T22:22:18Z">
        <w:r w:rsidDel="00000000" w:rsidR="00000000" w:rsidRPr="00000000">
          <w:rPr>
            <w:rtl w:val="0"/>
          </w:rPr>
          <w:delText xml:space="preserve">が</w:delText>
        </w:r>
        <w:r w:rsidDel="00000000" w:rsidR="00000000" w:rsidRPr="00000000">
          <w:rPr>
            <w:rtl w:val="0"/>
          </w:rPr>
          <w:delText xml:space="preserve"> “素粒子の標準模型” と呼</w:delText>
        </w:r>
      </w:del>
      <w:ins w:author="Ai N." w:id="10" w:date="2026-03-14T22:22:18Z">
        <w:del w:author="Ai N." w:id="10" w:date="2026-03-14T22:22:18Z">
          <w:r w:rsidDel="00000000" w:rsidR="00000000" w:rsidRPr="00000000">
            <w:rPr>
              <w:rtl w:val="0"/>
              <w:rPrChange w:author="Ai N." w:id="11" w:date="2026-03-14T22:22:18Z">
                <w:rPr/>
              </w:rPrChange>
            </w:rPr>
            <w:delText xml:space="preserve">びます</w:delText>
          </w:r>
        </w:del>
      </w:ins>
      <w:del w:author="Ai N." w:id="10" w:date="2026-03-14T22:22:18Z">
        <w:r w:rsidDel="00000000" w:rsidR="00000000" w:rsidRPr="00000000">
          <w:rPr>
            <w:rtl w:val="0"/>
          </w:rPr>
          <w:delText xml:space="preserve">ばれるものです。</w:delText>
        </w:r>
      </w:del>
    </w:p>
    <w:p w:rsidR="00000000" w:rsidDel="00000000" w:rsidP="00000000" w:rsidRDefault="00000000" w:rsidRPr="00000000" w14:paraId="0000001D">
      <w:pPr>
        <w:rPr/>
      </w:pPr>
      <w:ins w:author="Ai N." w:id="10" w:date="2026-03-14T22:22:18Z">
        <w:r w:rsidDel="00000000" w:rsidR="00000000" w:rsidRPr="00000000">
          <w:rPr>
            <w:rtl w:val="0"/>
            <w:rPrChange w:author="Ai N." w:id="11" w:date="2026-03-14T22:22:18Z">
              <w:rPr/>
            </w:rPrChange>
          </w:rPr>
          <w:t xml:space="preserve">素粒子の標準模型と</w:t>
        </w:r>
      </w:ins>
      <w:del w:author="Ai N." w:id="10" w:date="2026-03-14T22:22:18Z">
        <w:r w:rsidDel="00000000" w:rsidR="00000000" w:rsidRPr="00000000">
          <w:rPr>
            <w:rtl w:val="0"/>
          </w:rPr>
          <w:delText xml:space="preserve">これ</w:delText>
        </w:r>
      </w:del>
      <w:r w:rsidDel="00000000" w:rsidR="00000000" w:rsidRPr="00000000">
        <w:rPr>
          <w:rFonts w:ascii="Arial Unicode MS" w:cs="Arial Unicode MS" w:eastAsia="Arial Unicode MS" w:hAnsi="Arial Unicode MS"/>
          <w:rtl w:val="0"/>
        </w:rPr>
        <w:t xml:space="preserve">は</w:t>
      </w:r>
      <w:r w:rsidDel="00000000" w:rsidR="00000000" w:rsidRPr="00000000">
        <w:rPr>
          <w:rFonts w:ascii="Arial Unicode MS" w:cs="Arial Unicode MS" w:eastAsia="Arial Unicode MS" w:hAnsi="Arial Unicode MS"/>
          <w:b w:val="1"/>
          <w:bCs w:val="1"/>
          <w:color w:val="cc0000"/>
          <w:rtl w:val="0"/>
        </w:rPr>
        <w:t xml:space="preserve">宇宙を構成する素粒子が何種類で、それぞれがどのような性質を持ち、どのように相互作用をし振る舞うのかを記録した、いわば宇宙のレシピ</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まずは素粒子の標準模型がどのようにして確立したのか、その流れをみてみましょう。</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この記事の最後に標準模型の成立に関する重要な仕事や主要論文のまとめがありますので、そちらもぜひ見てみてください。</w:t>
      </w:r>
    </w:p>
    <w:p w:rsidR="00000000" w:rsidDel="00000000" w:rsidP="00000000" w:rsidRDefault="00000000" w:rsidRPr="00000000" w14:paraId="00000020">
      <w:pPr>
        <w:pStyle w:val="Heading3"/>
        <w:rPr>
          <w:b w:val="1"/>
          <w:bCs w:val="1"/>
        </w:rPr>
      </w:pPr>
      <w:bookmarkStart w:colFirst="0" w:colLast="0" w:name="_r0735z492pbs" w:id="6"/>
      <w:bookmarkEnd w:id="6"/>
      <w:r w:rsidDel="00000000" w:rsidR="00000000" w:rsidRPr="00000000">
        <w:rPr>
          <w:rFonts w:ascii="Arial Unicode MS" w:cs="Arial Unicode MS" w:eastAsia="Arial Unicode MS" w:hAnsi="Arial Unicode MS"/>
          <w:b w:val="1"/>
          <w:bCs w:val="1"/>
          <w:rtl w:val="0"/>
        </w:rPr>
        <w:t xml:space="preserve">素粒子標準模型の前史 (1890-1930年代)</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1897年に</w:t>
      </w:r>
      <w:commentRangeStart w:id="4"/>
      <w:r w:rsidDel="00000000" w:rsidR="00000000" w:rsidRPr="00000000">
        <w:rPr>
          <w:rFonts w:ascii="Arial Unicode MS" w:cs="Arial Unicode MS" w:eastAsia="Arial Unicode MS" w:hAnsi="Arial Unicode MS"/>
          <w:rtl w:val="0"/>
        </w:rPr>
        <w:t xml:space="preserve">J. J. トムソンが電子を発見</w:t>
      </w:r>
      <w:commentRangeEnd w:id="4"/>
      <w:r w:rsidDel="00000000" w:rsidR="00000000" w:rsidRPr="00000000">
        <w:commentReference w:id="4"/>
      </w:r>
      <w:r w:rsidDel="00000000" w:rsidR="00000000" w:rsidRPr="00000000">
        <w:rPr>
          <w:rFonts w:ascii="Arial Unicode MS" w:cs="Arial Unicode MS" w:eastAsia="Arial Unicode MS" w:hAnsi="Arial Unicode MS"/>
          <w:rtl w:val="0"/>
        </w:rPr>
        <w:t xml:space="preserve">して以来、目に見えない極微の粒子の探究が進められてきました。</w:t>
      </w:r>
    </w:p>
    <w:p w:rsidR="00000000" w:rsidDel="00000000" w:rsidP="00000000" w:rsidRDefault="00000000" w:rsidRPr="00000000" w14:paraId="00000022">
      <w:pPr>
        <w:pStyle w:val="Heading3"/>
        <w:rPr>
          <w:b w:val="1"/>
          <w:bCs w:val="1"/>
        </w:rPr>
      </w:pPr>
      <w:bookmarkStart w:colFirst="0" w:colLast="0" w:name="_1velwjz4o9ax" w:id="7"/>
      <w:bookmarkEnd w:id="7"/>
      <w:r w:rsidDel="00000000" w:rsidR="00000000" w:rsidRPr="00000000">
        <w:rPr>
          <w:rFonts w:ascii="Arial Unicode MS" w:cs="Arial Unicode MS" w:eastAsia="Arial Unicode MS" w:hAnsi="Arial Unicode MS"/>
          <w:b w:val="1"/>
          <w:bCs w:val="1"/>
          <w:rtl w:val="0"/>
        </w:rPr>
        <w:t xml:space="preserve">素粒子理論の基盤の確立 (1930-1960年代)</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その後1960年代にかけて素粒子理論のベースとなる</w:t>
      </w:r>
      <w:commentRangeStart w:id="5"/>
      <w:r w:rsidDel="00000000" w:rsidR="00000000" w:rsidRPr="00000000">
        <w:rPr>
          <w:rFonts w:ascii="Arial Unicode MS" w:cs="Arial Unicode MS" w:eastAsia="Arial Unicode MS" w:hAnsi="Arial Unicode MS"/>
          <w:rtl w:val="0"/>
        </w:rPr>
        <w:t xml:space="preserve">量子場の理論</w:t>
      </w:r>
      <w:ins w:author="Ai N." w:id="14" w:date="2026-03-18T08:42:25Z">
        <w:commentRangeEnd w:id="5"/>
        <w:r w:rsidDel="00000000" w:rsidR="00000000" w:rsidRPr="00000000">
          <w:commentReference w:id="5"/>
        </w:r>
        <w:r w:rsidDel="00000000" w:rsidR="00000000" w:rsidRPr="00000000">
          <w:rPr>
            <w:rtl w:val="0"/>
            <w:rPrChange w:author="Ai N." w:id="15" w:date="2026-03-18T08:42:25Z">
              <w:rPr/>
            </w:rPrChange>
          </w:rPr>
          <w:t xml:space="preserve">（解説場所案①）</w:t>
        </w:r>
      </w:ins>
      <w:r w:rsidDel="00000000" w:rsidR="00000000" w:rsidRPr="00000000">
        <w:rPr>
          <w:rFonts w:ascii="Arial Unicode MS" w:cs="Arial Unicode MS" w:eastAsia="Arial Unicode MS" w:hAnsi="Arial Unicode MS"/>
          <w:rtl w:val="0"/>
        </w:rPr>
        <w:t xml:space="preserve">が構築され始め</w:t>
      </w:r>
      <w:ins w:author="Ai N." w:id="16" w:date="2026-03-18T08:27:11Z">
        <w:r w:rsidDel="00000000" w:rsidR="00000000" w:rsidRPr="00000000">
          <w:rPr>
            <w:rtl w:val="0"/>
            <w:rPrChange w:author="Ai N." w:id="17" w:date="2026-03-18T08:27:11Z">
              <w:rPr/>
            </w:rPrChange>
          </w:rPr>
          <w:t xml:space="preserve">ます。</w:t>
        </w:r>
      </w:ins>
      <w:ins w:author="Ai N." w:id="18" w:date="2026-03-18T08:43:15Z">
        <w:r w:rsidDel="00000000" w:rsidR="00000000" w:rsidRPr="00000000">
          <w:rPr>
            <w:rtl w:val="0"/>
            <w:rPrChange w:author="Ai N." w:id="19" w:date="2026-03-18T08:43:15Z">
              <w:rPr/>
            </w:rPrChange>
          </w:rPr>
          <w:t xml:space="preserve">（解説場所案②：量子場の理論とは＊＊＊＊。）これを物理学者の</w:t>
        </w:r>
      </w:ins>
      <w:r w:rsidDel="00000000" w:rsidR="00000000" w:rsidRPr="00000000">
        <w:rPr>
          <w:rFonts w:ascii="Arial Unicode MS" w:cs="Arial Unicode MS" w:eastAsia="Arial Unicode MS" w:hAnsi="Arial Unicode MS"/>
          <w:rtl w:val="0"/>
        </w:rPr>
        <w:t xml:space="preserve">ファインマンとシュウィンガー、朝永 振一郎が</w:t>
      </w:r>
      <w:ins w:author="Ai N." w:id="20" w:date="2026-03-18T08:38:28Z">
        <w:r w:rsidDel="00000000" w:rsidR="00000000" w:rsidRPr="00000000">
          <w:rPr>
            <w:rtl w:val="0"/>
            <w:rPrChange w:author="Ai N." w:id="21" w:date="2026-03-18T08:38:28Z">
              <w:rPr/>
            </w:rPrChange>
          </w:rPr>
          <w:t xml:space="preserve">それぞれ異なるアプローチで</w:t>
        </w:r>
      </w:ins>
      <w:del w:author="Ai N." w:id="20" w:date="2026-03-18T08:38:28Z">
        <w:r w:rsidDel="00000000" w:rsidR="00000000" w:rsidRPr="00000000">
          <w:rPr>
            <w:rtl w:val="0"/>
          </w:rPr>
          <w:delText xml:space="preserve">それを</w:delText>
        </w:r>
      </w:del>
      <w:r w:rsidDel="00000000" w:rsidR="00000000" w:rsidRPr="00000000">
        <w:rPr>
          <w:rFonts w:ascii="Arial Unicode MS" w:cs="Arial Unicode MS" w:eastAsia="Arial Unicode MS" w:hAnsi="Arial Unicode MS"/>
          <w:rtl w:val="0"/>
        </w:rPr>
        <w:t xml:space="preserve">電磁気力に適用し</w:t>
      </w:r>
      <w:ins w:author="Ai N." w:id="22" w:date="2026-03-18T08:38:47Z">
        <w:r w:rsidDel="00000000" w:rsidR="00000000" w:rsidRPr="00000000">
          <w:rPr>
            <w:rtl w:val="0"/>
            <w:rPrChange w:author="Ai N." w:id="23" w:date="2026-03-18T08:38:47Z">
              <w:rPr/>
            </w:rPrChange>
          </w:rPr>
          <w:t xml:space="preserve">、</w:t>
        </w:r>
      </w:ins>
      <w:del w:author="Ai N." w:id="24" w:date="2026-03-18T08:28:52Z">
        <w:r w:rsidDel="00000000" w:rsidR="00000000" w:rsidRPr="00000000">
          <w:rPr>
            <w:rtl w:val="0"/>
          </w:rPr>
          <w:delText xml:space="preserve">て</w:delText>
        </w:r>
      </w:del>
      <w:ins w:author="Ai N." w:id="24" w:date="2026-03-18T08:28:52Z">
        <w:r w:rsidDel="00000000" w:rsidR="00000000" w:rsidRPr="00000000">
          <w:rPr>
            <w:rtl w:val="0"/>
            <w:rPrChange w:author="Ai N." w:id="25" w:date="2026-03-18T08:28:52Z">
              <w:rPr/>
            </w:rPrChange>
          </w:rPr>
          <w:t xml:space="preserve">現在の素粒子理論のベースとなる</w:t>
        </w:r>
      </w:ins>
      <w:r w:rsidDel="00000000" w:rsidR="00000000" w:rsidRPr="00000000">
        <w:rPr>
          <w:rFonts w:ascii="Arial Unicode MS" w:cs="Arial Unicode MS" w:eastAsia="Arial Unicode MS" w:hAnsi="Arial Unicode MS"/>
          <w:rtl w:val="0"/>
        </w:rPr>
        <w:t xml:space="preserve">量子電気力学を完成させました。</w:t>
      </w:r>
      <w:ins w:author="Ai N." w:id="26" w:date="2026-03-18T08:40:14Z">
        <w:r w:rsidDel="00000000" w:rsidR="00000000" w:rsidRPr="00000000">
          <w:rPr>
            <w:rtl w:val="0"/>
            <w:rPrChange w:author="Ai N." w:id="27" w:date="2026-03-18T08:40:14Z">
              <w:rPr/>
            </w:rPrChange>
          </w:rPr>
          <w:t xml:space="preserve">彼ら3人は</w:t>
        </w:r>
        <w:r w:rsidDel="00000000" w:rsidR="00000000" w:rsidRPr="00000000">
          <w:rPr>
            <w:rtl w:val="0"/>
            <w:rPrChange w:author="Ai N." w:id="27" w:date="2026-03-18T08:40:14Z">
              <w:rPr/>
            </w:rPrChange>
          </w:rPr>
          <w:t xml:space="preserve">1965年、</w:t>
        </w:r>
        <w:r w:rsidDel="00000000" w:rsidR="00000000" w:rsidRPr="00000000">
          <w:rPr>
            <w:rtl w:val="0"/>
            <w:rPrChange w:author="Ai N." w:id="27" w:date="2026-03-18T08:40:14Z">
              <w:rPr/>
            </w:rPrChange>
          </w:rPr>
          <w:t xml:space="preserve">共同でノーベル物理学賞を受賞しています。</w:t>
        </w:r>
      </w:ins>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このように素粒子物理学は日本人も多くの業績を立ててきた分野の一つです。</w:t>
      </w:r>
    </w:p>
    <w:p w:rsidR="00000000" w:rsidDel="00000000" w:rsidP="00000000" w:rsidRDefault="00000000" w:rsidRPr="00000000" w14:paraId="00000025">
      <w:pPr>
        <w:pStyle w:val="Heading3"/>
        <w:rPr>
          <w:b w:val="1"/>
          <w:bCs w:val="1"/>
        </w:rPr>
      </w:pPr>
      <w:bookmarkStart w:colFirst="0" w:colLast="0" w:name="_z992hfz2ne3r" w:id="8"/>
      <w:bookmarkEnd w:id="8"/>
      <w:r w:rsidDel="00000000" w:rsidR="00000000" w:rsidRPr="00000000">
        <w:rPr>
          <w:rFonts w:ascii="Arial Unicode MS" w:cs="Arial Unicode MS" w:eastAsia="Arial Unicode MS" w:hAnsi="Arial Unicode MS"/>
          <w:b w:val="1"/>
          <w:bCs w:val="1"/>
          <w:rtl w:val="0"/>
        </w:rPr>
        <w:t xml:space="preserve">素粒子標準模型の完成 (1970年代)</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その後、1970年代に弱い相互作用と強い相互作用も電磁気力同様のゲージ場の理論という枠組みで記述され、そのうち電磁気力と弱い相互作用は電弱統一理論という形にまとめられました。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ここまでで標準模型の理論体系はほとんど完成しました。</w:t>
      </w:r>
    </w:p>
    <w:p w:rsidR="00000000" w:rsidDel="00000000" w:rsidP="00000000" w:rsidRDefault="00000000" w:rsidRPr="00000000" w14:paraId="00000028">
      <w:pPr>
        <w:pStyle w:val="Heading3"/>
        <w:rPr>
          <w:b w:val="1"/>
          <w:bCs w:val="1"/>
        </w:rPr>
      </w:pPr>
      <w:bookmarkStart w:colFirst="0" w:colLast="0" w:name="_2xa5qx8lplew" w:id="9"/>
      <w:bookmarkEnd w:id="9"/>
      <w:r w:rsidDel="00000000" w:rsidR="00000000" w:rsidRPr="00000000">
        <w:rPr>
          <w:rFonts w:ascii="Arial Unicode MS" w:cs="Arial Unicode MS" w:eastAsia="Arial Unicode MS" w:hAnsi="Arial Unicode MS"/>
          <w:b w:val="1"/>
          <w:bCs w:val="1"/>
          <w:rtl w:val="0"/>
        </w:rPr>
        <w:t xml:space="preserve">実験による標準模型の検証 (-2012年)</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理論物理学者たちにより次々と打ち立てられた理論や新たな素粒子の存在の予言は数々の実験によって検証されていきました。</w:t>
        <w:br w:type="textWrapping"/>
        <w:t xml:space="preserve">これまで18種類の素粒子が実験で発見され、2012年にスイス・ジュネーブにある大型陽子加速器LHCのATLAS実験にて</w:t>
      </w:r>
      <w:ins w:author="Ai N." w:id="28" w:date="2026-03-18T08:34:34Z">
        <w:r w:rsidDel="00000000" w:rsidR="00000000" w:rsidRPr="00000000">
          <w:rPr>
            <w:rtl w:val="0"/>
            <w:rPrChange w:author="Ai N." w:id="29" w:date="2026-03-18T08:34:34Z">
              <w:rPr/>
            </w:rPrChange>
          </w:rPr>
          <w:t xml:space="preserve">最後のピースとなる</w:t>
        </w:r>
      </w:ins>
      <w:r w:rsidDel="00000000" w:rsidR="00000000" w:rsidRPr="00000000">
        <w:rPr>
          <w:rFonts w:ascii="Arial Unicode MS" w:cs="Arial Unicode MS" w:eastAsia="Arial Unicode MS" w:hAnsi="Arial Unicode MS"/>
          <w:rtl w:val="0"/>
        </w:rPr>
        <w:t xml:space="preserve">Higgs粒子が</w:t>
      </w:r>
      <w:del w:author="Ai N." w:id="30" w:date="2026-03-18T08:34:50Z">
        <w:r w:rsidDel="00000000" w:rsidR="00000000" w:rsidRPr="00000000">
          <w:rPr>
            <w:rtl w:val="0"/>
          </w:rPr>
          <w:delText xml:space="preserve">最後のピースとして</w:delText>
        </w:r>
      </w:del>
      <w:r w:rsidDel="00000000" w:rsidR="00000000" w:rsidRPr="00000000">
        <w:rPr>
          <w:rFonts w:ascii="Arial Unicode MS" w:cs="Arial Unicode MS" w:eastAsia="Arial Unicode MS" w:hAnsi="Arial Unicode MS"/>
          <w:rtl w:val="0"/>
        </w:rPr>
        <w:t xml:space="preserve">発見され</w:t>
      </w:r>
      <w:ins w:author="Ai N." w:id="31" w:date="2026-03-18T08:52:48Z">
        <w:r w:rsidDel="00000000" w:rsidR="00000000" w:rsidRPr="00000000">
          <w:rPr>
            <w:rtl w:val="0"/>
            <w:rPrChange w:author="Ai N." w:id="32" w:date="2026-03-18T08:52:48Z">
              <w:rPr/>
            </w:rPrChange>
          </w:rPr>
          <w:t xml:space="preserve">ました。</w:t>
        </w:r>
      </w:ins>
      <w:del w:author="Ai N." w:id="31" w:date="2026-03-18T08:52:48Z">
        <w:r w:rsidDel="00000000" w:rsidR="00000000" w:rsidRPr="00000000">
          <w:rPr>
            <w:rtl w:val="0"/>
          </w:rPr>
          <w:delText xml:space="preserve">た</w:delText>
        </w:r>
      </w:del>
      <w:ins w:author="Ai N." w:id="31" w:date="2026-03-18T08:52:48Z">
        <w:r w:rsidDel="00000000" w:rsidR="00000000" w:rsidRPr="00000000">
          <w:rPr>
            <w:rtl w:val="0"/>
            <w:rPrChange w:author="Ai N." w:id="32" w:date="2026-03-18T08:52:48Z">
              <w:rPr/>
            </w:rPrChange>
          </w:rPr>
          <w:t xml:space="preserve">この</w:t>
        </w:r>
      </w:ins>
      <w:r w:rsidDel="00000000" w:rsidR="00000000" w:rsidRPr="00000000">
        <w:rPr>
          <w:rFonts w:ascii="Arial Unicode MS" w:cs="Arial Unicode MS" w:eastAsia="Arial Unicode MS" w:hAnsi="Arial Unicode MS"/>
          <w:rtl w:val="0"/>
        </w:rPr>
        <w:t xml:space="preserve">ことで</w:t>
      </w:r>
      <w:r w:rsidDel="00000000" w:rsidR="00000000" w:rsidRPr="00000000">
        <w:rPr>
          <w:rFonts w:ascii="Arial Unicode MS" w:cs="Arial Unicode MS" w:eastAsia="Arial Unicode MS" w:hAnsi="Arial Unicode MS"/>
          <w:b w:val="1"/>
          <w:bCs w:val="1"/>
          <w:color w:val="cc0000"/>
          <w:rtl w:val="0"/>
        </w:rPr>
        <w:t xml:space="preserve">素粒子の標準模型は机上の空論ではなく宇宙を説明する法則として確立されました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rPr/>
      </w:pPr>
      <w:commentRangeStart w:id="6"/>
      <w:r w:rsidDel="00000000" w:rsidR="00000000" w:rsidRPr="00000000">
        <w:rPr>
          <w:rFonts w:ascii="Arial Unicode MS" w:cs="Arial Unicode MS" w:eastAsia="Arial Unicode MS" w:hAnsi="Arial Unicode MS"/>
          <w:rtl w:val="0"/>
        </w:rPr>
        <w:t xml:space="preserve">もう少しどんな素粒子たちがいるのかを説明すると、以下のようなラインナップです。</w:t>
      </w:r>
    </w:p>
    <w:p w:rsidR="00000000" w:rsidDel="00000000" w:rsidP="00000000" w:rsidRDefault="00000000" w:rsidRPr="00000000" w14:paraId="0000002B">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物質を構成する素粒子 (フェルミオン)</w:t>
      </w:r>
    </w:p>
    <w:p w:rsidR="00000000" w:rsidDel="00000000" w:rsidP="00000000" w:rsidRDefault="00000000" w:rsidRPr="00000000" w14:paraId="0000002C">
      <w:pPr>
        <w:ind w:left="720" w:firstLine="0"/>
        <w:rPr/>
      </w:pPr>
      <w:r w:rsidDel="00000000" w:rsidR="00000000" w:rsidRPr="00000000">
        <w:rPr>
          <w:rFonts w:ascii="Arial Unicode MS" w:cs="Arial Unicode MS" w:eastAsia="Arial Unicode MS" w:hAnsi="Arial Unicode MS"/>
          <w:rtl w:val="0"/>
        </w:rPr>
        <w:t xml:space="preserve">クォーク 6種類 (u/d/s/c/b/t)</w:t>
        <w:br w:type="textWrapping"/>
        <w:t xml:space="preserve">レプトン 6種類 (e/mu/tau/nu_e/nu_mu/nu_tau)</w:t>
      </w:r>
    </w:p>
    <w:p w:rsidR="00000000" w:rsidDel="00000000" w:rsidP="00000000" w:rsidRDefault="00000000" w:rsidRPr="00000000" w14:paraId="0000002D">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相互作用を媒介する素粒子 (ゲージボゾン)</w:t>
        <w:br w:type="textWrapping"/>
      </w:r>
      <w:r w:rsidDel="00000000" w:rsidR="00000000" w:rsidRPr="00000000">
        <w:rPr>
          <w:rFonts w:ascii="Arial Unicode MS" w:cs="Arial Unicode MS" w:eastAsia="Arial Unicode MS" w:hAnsi="Arial Unicode MS"/>
          <w:rtl w:val="0"/>
        </w:rPr>
        <w:t xml:space="preserve">電磁気力を伝える光子  1種類 (γ)</w:t>
        <w:br w:type="textWrapping"/>
        <w:t xml:space="preserve">弱い相互作用を伝えるウィークボゾン 3種類 (W+/W-/Z0)</w:t>
        <w:br w:type="textWrapping"/>
        <w:t xml:space="preserve">強い相互作用を伝えるグルーオン 1種類 (g)</w:t>
      </w:r>
    </w:p>
    <w:p w:rsidR="00000000" w:rsidDel="00000000" w:rsidP="00000000" w:rsidRDefault="00000000" w:rsidRPr="00000000" w14:paraId="0000002E">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それぞれの素粒子に質量を与える素粒子</w:t>
        <w:br w:type="textWrapping"/>
      </w:r>
      <w:r w:rsidDel="00000000" w:rsidR="00000000" w:rsidRPr="00000000">
        <w:rPr>
          <w:rFonts w:ascii="Arial Unicode MS" w:cs="Arial Unicode MS" w:eastAsia="Arial Unicode MS" w:hAnsi="Arial Unicode MS"/>
          <w:rtl w:val="0"/>
        </w:rPr>
        <w:t xml:space="preserve">Higgsボゾン 1種類 (H0)</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5731200" cy="4292600"/>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Higgs粒子により質量を与えられたフェルミオンたちがゲージボゾンをキャッチボールすることで互いに力を与えあい、原子や物質を構成している...それが標準模型の説明する宇宙の姿です。</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5072063" cy="3445969"/>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72063" cy="3445969"/>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2">
      <w:pPr>
        <w:pStyle w:val="Heading2"/>
        <w:rPr>
          <w:b w:val="1"/>
          <w:bCs w:val="1"/>
        </w:rPr>
      </w:pPr>
      <w:bookmarkStart w:colFirst="0" w:colLast="0" w:name="_erxsxv2n2xfc" w:id="10"/>
      <w:bookmarkEnd w:id="10"/>
      <w:r w:rsidDel="00000000" w:rsidR="00000000" w:rsidRPr="00000000">
        <w:rPr>
          <w:rFonts w:ascii="Arial Unicode MS" w:cs="Arial Unicode MS" w:eastAsia="Arial Unicode MS" w:hAnsi="Arial Unicode MS"/>
          <w:b w:val="1"/>
          <w:bCs w:val="1"/>
          <w:rtl w:val="0"/>
        </w:rPr>
        <w:t xml:space="preserve">標準模型の普遍性</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前回の万有引力もそうでしたが、素粒子の運動や性質を物理学者たちは数式で表現します。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素粒子の標準模型の数式は以下のような形をしています。</w:t>
      </w:r>
    </w:p>
    <w:p w:rsidR="00000000" w:rsidDel="00000000" w:rsidP="00000000" w:rsidRDefault="00000000" w:rsidRPr="00000000" w14:paraId="00000035">
      <w:pPr>
        <w:rPr/>
      </w:pPr>
      <w:ins w:author="Ai N." w:id="33" w:date="2026-03-18T09:06:06Z">
        <w:r w:rsidDel="00000000" w:rsidR="00000000" w:rsidRPr="00000000">
          <w:rPr>
            <w:rtl w:val="0"/>
            <w:rPrChange w:author="Ai N." w:id="34" w:date="2026-03-18T09:06:06Z">
              <w:rPr/>
            </w:rPrChange>
          </w:rPr>
          <w:t xml:space="preserve">＜下の数式図をここに入れる＞</w:t>
        </w:r>
      </w:ins>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この数式はLagrangian</w:t>
      </w:r>
      <w:ins w:author="Ai N." w:id="35" w:date="2026-03-18T09:09:53Z">
        <w:r w:rsidDel="00000000" w:rsidR="00000000" w:rsidRPr="00000000">
          <w:rPr>
            <w:rtl w:val="0"/>
            <w:rPrChange w:author="Ai N." w:id="36" w:date="2026-03-18T09:09:53Z">
              <w:rPr/>
            </w:rPrChange>
          </w:rPr>
          <w:t xml:space="preserve">（ラグランジアン）</w:t>
        </w:r>
      </w:ins>
      <w:r w:rsidDel="00000000" w:rsidR="00000000" w:rsidRPr="00000000">
        <w:rPr>
          <w:rFonts w:ascii="Arial Unicode MS" w:cs="Arial Unicode MS" w:eastAsia="Arial Unicode MS" w:hAnsi="Arial Unicode MS"/>
          <w:rtl w:val="0"/>
        </w:rPr>
        <w:t xml:space="preserve">と呼ばれ、この1本の数式の中に</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w:t>
      </w:r>
      <w:del w:author="Ai N." w:id="37" w:date="2026-03-18T09:07:13Z">
        <w:r w:rsidDel="00000000" w:rsidR="00000000" w:rsidRPr="00000000">
          <w:rPr>
            <w:rtl w:val="0"/>
          </w:rPr>
          <w:delText xml:space="preserve">素粒子は</w:delText>
        </w:r>
      </w:del>
      <w:ins w:author="Ai N." w:id="37" w:date="2026-03-18T09:07:13Z">
        <w:r w:rsidDel="00000000" w:rsidR="00000000" w:rsidRPr="00000000">
          <w:rPr>
            <w:rtl w:val="0"/>
            <w:rPrChange w:author="Ai N." w:id="38" w:date="2026-03-18T09:07:13Z">
              <w:rPr/>
            </w:rPrChange>
          </w:rPr>
          <w:t xml:space="preserve">宇宙を構成する素粒子の</w:t>
        </w:r>
      </w:ins>
      <w:del w:author="Ai N." w:id="37" w:date="2026-03-18T09:07:13Z">
        <w:r w:rsidDel="00000000" w:rsidR="00000000" w:rsidRPr="00000000">
          <w:rPr>
            <w:rtl w:val="0"/>
          </w:rPr>
          <w:delText xml:space="preserve">何</w:delText>
        </w:r>
      </w:del>
      <w:r w:rsidDel="00000000" w:rsidR="00000000" w:rsidRPr="00000000">
        <w:rPr>
          <w:rFonts w:ascii="Arial Unicode MS" w:cs="Arial Unicode MS" w:eastAsia="Arial Unicode MS" w:hAnsi="Arial Unicode MS"/>
          <w:rtl w:val="0"/>
        </w:rPr>
        <w:t xml:space="preserve">種類</w:t>
      </w:r>
      <w:del w:author="Ai N." w:id="39" w:date="2026-03-18T09:12:13Z">
        <w:r w:rsidDel="00000000" w:rsidR="00000000" w:rsidRPr="00000000">
          <w:rPr>
            <w:rtl w:val="0"/>
          </w:rPr>
          <w:delText xml:space="preserve">あるのか</w:delText>
        </w:r>
      </w:del>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w:t>
      </w:r>
      <w:ins w:author="Ai N." w:id="40" w:date="2026-03-18T09:10:30Z">
        <w:r w:rsidDel="00000000" w:rsidR="00000000" w:rsidRPr="00000000">
          <w:rPr>
            <w:rtl w:val="0"/>
            <w:rPrChange w:author="Ai N." w:id="41" w:date="2026-03-18T09:10:30Z">
              <w:rPr/>
            </w:rPrChange>
          </w:rPr>
          <w:t xml:space="preserve">それぞれが</w:t>
        </w:r>
      </w:ins>
      <w:del w:author="Ai N." w:id="40" w:date="2026-03-18T09:10:30Z">
        <w:r w:rsidDel="00000000" w:rsidR="00000000" w:rsidRPr="00000000">
          <w:rPr>
            <w:rtl w:val="0"/>
          </w:rPr>
          <w:delText xml:space="preserve">各素粒子は</w:delText>
        </w:r>
      </w:del>
      <w:r w:rsidDel="00000000" w:rsidR="00000000" w:rsidRPr="00000000">
        <w:rPr>
          <w:rFonts w:ascii="Arial Unicode MS" w:cs="Arial Unicode MS" w:eastAsia="Arial Unicode MS" w:hAnsi="Arial Unicode MS"/>
          <w:rtl w:val="0"/>
        </w:rPr>
        <w:t xml:space="preserve">ど</w:t>
      </w:r>
      <w:ins w:author="Ai N." w:id="42" w:date="2026-03-18T09:10:33Z">
        <w:r w:rsidDel="00000000" w:rsidR="00000000" w:rsidRPr="00000000">
          <w:rPr>
            <w:rtl w:val="0"/>
            <w:rPrChange w:author="Ai N." w:id="43" w:date="2026-03-18T09:10:33Z">
              <w:rPr/>
            </w:rPrChange>
          </w:rPr>
          <w:t xml:space="preserve">のような</w:t>
        </w:r>
      </w:ins>
      <w:del w:author="Ai N." w:id="42" w:date="2026-03-18T09:10:33Z">
        <w:r w:rsidDel="00000000" w:rsidR="00000000" w:rsidRPr="00000000">
          <w:rPr>
            <w:rtl w:val="0"/>
          </w:rPr>
          <w:delText xml:space="preserve">ういう</w:delText>
        </w:r>
      </w:del>
      <w:r w:rsidDel="00000000" w:rsidR="00000000" w:rsidRPr="00000000">
        <w:rPr>
          <w:rFonts w:ascii="Arial Unicode MS" w:cs="Arial Unicode MS" w:eastAsia="Arial Unicode MS" w:hAnsi="Arial Unicode MS"/>
          <w:rtl w:val="0"/>
        </w:rPr>
        <w:t xml:space="preserve">運動をするのか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w:t>
      </w:r>
      <w:ins w:author="Ai N." w:id="44" w:date="2026-03-18T09:10:45Z">
        <w:r w:rsidDel="00000000" w:rsidR="00000000" w:rsidRPr="00000000">
          <w:rPr>
            <w:rtl w:val="0"/>
            <w:rPrChange w:author="Ai N." w:id="45" w:date="2026-03-18T09:10:45Z">
              <w:rPr/>
            </w:rPrChange>
          </w:rPr>
          <w:t xml:space="preserve">互いにどう関わり、影響し合うのかという相互作用</w:t>
        </w:r>
      </w:ins>
      <w:del w:author="Ai N." w:id="44" w:date="2026-03-18T09:10:45Z">
        <w:r w:rsidDel="00000000" w:rsidR="00000000" w:rsidRPr="00000000">
          <w:rPr>
            <w:rtl w:val="0"/>
          </w:rPr>
          <w:delText xml:space="preserve">各素粒子同士でどのような相互作用をするのか</w:delText>
        </w:r>
      </w:del>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w:t>
      </w:r>
      <w:ins w:author="Ai N." w:id="46" w:date="2026-03-18T09:11:29Z">
        <w:r w:rsidDel="00000000" w:rsidR="00000000" w:rsidRPr="00000000">
          <w:rPr>
            <w:rtl w:val="0"/>
            <w:rPrChange w:author="Ai N." w:id="47" w:date="2026-03-18T09:11:29Z">
              <w:rPr/>
            </w:rPrChange>
          </w:rPr>
          <w:t xml:space="preserve">各粒子における</w:t>
        </w:r>
      </w:ins>
      <w:del w:author="Ai N." w:id="46" w:date="2026-03-18T09:11:29Z">
        <w:r w:rsidDel="00000000" w:rsidR="00000000" w:rsidRPr="00000000">
          <w:rPr>
            <w:rtl w:val="0"/>
          </w:rPr>
          <w:delText xml:space="preserve">各素粒子はどれくらいの</w:delText>
        </w:r>
      </w:del>
      <w:r w:rsidDel="00000000" w:rsidR="00000000" w:rsidRPr="00000000">
        <w:rPr>
          <w:rFonts w:ascii="Arial Unicode MS" w:cs="Arial Unicode MS" w:eastAsia="Arial Unicode MS" w:hAnsi="Arial Unicode MS"/>
          <w:rtl w:val="0"/>
        </w:rPr>
        <w:t xml:space="preserve">質量</w:t>
      </w:r>
      <w:ins w:author="Ai N." w:id="48" w:date="2026-03-18T09:11:33Z">
        <w:r w:rsidDel="00000000" w:rsidR="00000000" w:rsidRPr="00000000">
          <w:rPr>
            <w:rtl w:val="0"/>
            <w:rPrChange w:author="Ai N." w:id="49" w:date="2026-03-18T09:11:33Z">
              <w:rPr/>
            </w:rPrChange>
          </w:rPr>
          <w:t xml:space="preserve">の大きさ</w:t>
        </w:r>
      </w:ins>
      <w:del w:author="Ai N." w:id="48" w:date="2026-03-18T09:11:33Z">
        <w:r w:rsidDel="00000000" w:rsidR="00000000" w:rsidRPr="00000000">
          <w:rPr>
            <w:rtl w:val="0"/>
          </w:rPr>
          <w:delText xml:space="preserve">を持つのか</w:delText>
        </w:r>
      </w:del>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という情報が全て詰め込まれています。</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したがって、この数式1本を与えるだけで私たちの宇宙がどのようにできているかを説明することのできる数式で、</w:t>
      </w:r>
      <w:commentRangeStart w:id="7"/>
      <w:commentRangeStart w:id="8"/>
      <w:r w:rsidDel="00000000" w:rsidR="00000000" w:rsidRPr="00000000">
        <w:rPr>
          <w:rFonts w:ascii="Arial Unicode MS" w:cs="Arial Unicode MS" w:eastAsia="Arial Unicode MS" w:hAnsi="Arial Unicode MS"/>
          <w:rtl w:val="0"/>
        </w:rPr>
        <w:t xml:space="preserve">これを</w:t>
      </w:r>
      <w:r w:rsidDel="00000000" w:rsidR="00000000" w:rsidRPr="00000000">
        <w:rPr>
          <w:rFonts w:ascii="Arial Unicode MS" w:cs="Arial Unicode MS" w:eastAsia="Arial Unicode MS" w:hAnsi="Arial Unicode MS"/>
          <w:b w:val="1"/>
          <w:bCs w:val="1"/>
          <w:color w:val="cc0000"/>
          <w:rtl w:val="0"/>
        </w:rPr>
        <w:t xml:space="preserve">神の数式</w:t>
      </w:r>
      <w:r w:rsidDel="00000000" w:rsidR="00000000" w:rsidRPr="00000000">
        <w:rPr>
          <w:rFonts w:ascii="Arial Unicode MS" w:cs="Arial Unicode MS" w:eastAsia="Arial Unicode MS" w:hAnsi="Arial Unicode MS"/>
          <w:rtl w:val="0"/>
        </w:rPr>
        <w:t xml:space="preserve">と言ったりすることもあります。</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4497225" cy="3472911"/>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97225" cy="347291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この数式の偉大さの一つは前回からのテーマである「普遍性」です。</w:t>
      </w:r>
    </w:p>
    <w:p w:rsidR="00000000" w:rsidDel="00000000" w:rsidP="00000000" w:rsidRDefault="00000000" w:rsidRPr="00000000" w14:paraId="0000003F">
      <w:pPr>
        <w:rPr/>
      </w:pPr>
      <w:ins w:author="Ai N." w:id="50" w:date="2026-03-18T10:24:19Z">
        <w:r w:rsidDel="00000000" w:rsidR="00000000" w:rsidRPr="00000000">
          <w:rPr>
            <w:rtl w:val="0"/>
            <w:rPrChange w:author="Ai N." w:id="51" w:date="2026-03-18T10:24:19Z">
              <w:rPr/>
            </w:rPrChange>
          </w:rPr>
          <w:t xml:space="preserve">（下に移動）</w:t>
        </w:r>
      </w:ins>
      <w:del w:author="Ai N." w:id="50" w:date="2026-03-18T10:24:19Z">
        <w:r w:rsidDel="00000000" w:rsidR="00000000" w:rsidRPr="00000000">
          <w:rPr>
            <w:rtl w:val="0"/>
          </w:rPr>
          <w:delText xml:space="preserve">つまり、</w:delText>
        </w:r>
        <w:r w:rsidDel="00000000" w:rsidR="00000000" w:rsidRPr="00000000">
          <w:rPr>
            <w:b w:val="1"/>
            <w:bCs w:val="1"/>
            <w:color w:val="cc0000"/>
            <w:rtl w:val="0"/>
          </w:rPr>
          <w:delText xml:space="preserve">宇宙空間の遥かか彼方に存在する巨大な銀河内を漂う素粒子も、私たちの体を構成する素粒子も、全て等しくこのLagrangian一本でその動作が設計されている</w:delText>
        </w:r>
        <w:r w:rsidDel="00000000" w:rsidR="00000000" w:rsidRPr="00000000">
          <w:rPr>
            <w:rtl w:val="0"/>
          </w:rPr>
          <w:delText xml:space="preserve">ということです。</w:delText>
        </w:r>
      </w:del>
      <w:r w:rsidDel="00000000" w:rsidR="00000000" w:rsidRPr="00000000">
        <w:rPr>
          <w:rtl w:val="0"/>
        </w:rPr>
      </w:r>
    </w:p>
    <w:p w:rsidR="00000000" w:rsidDel="00000000" w:rsidP="00000000" w:rsidRDefault="00000000" w:rsidRPr="00000000" w14:paraId="00000040">
      <w:pPr>
        <w:rPr>
          <w:ins w:author="Ai N." w:id="58" w:date="2026-03-18T10:24:12Z"/>
        </w:rPr>
      </w:pPr>
      <w:r w:rsidDel="00000000" w:rsidR="00000000" w:rsidRPr="00000000">
        <w:rPr>
          <w:rFonts w:ascii="Arial Unicode MS" w:cs="Arial Unicode MS" w:eastAsia="Arial Unicode MS" w:hAnsi="Arial Unicode MS"/>
          <w:rtl w:val="0"/>
        </w:rPr>
        <w:t xml:space="preserve">普遍性は「一言で</w:t>
      </w:r>
      <w:ins w:author="Ai N." w:id="52" w:date="2026-03-18T07:41:57Z">
        <w:r w:rsidDel="00000000" w:rsidR="00000000" w:rsidRPr="00000000">
          <w:rPr>
            <w:rtl w:val="0"/>
            <w:rPrChange w:author="Ai N." w:id="53" w:date="2026-03-18T07:41:57Z">
              <w:rPr/>
            </w:rPrChange>
          </w:rPr>
          <w:t xml:space="preserve">あまたor数多く</w:t>
        </w:r>
      </w:ins>
      <w:del w:author="Ai N." w:id="52" w:date="2026-03-18T07:41:57Z">
        <w:r w:rsidDel="00000000" w:rsidR="00000000" w:rsidRPr="00000000">
          <w:rPr>
            <w:rtl w:val="0"/>
          </w:rPr>
          <w:delText xml:space="preserve">数多</w:delText>
        </w:r>
      </w:del>
      <w:r w:rsidDel="00000000" w:rsidR="00000000" w:rsidRPr="00000000">
        <w:rPr>
          <w:rFonts w:ascii="Arial Unicode MS" w:cs="Arial Unicode MS" w:eastAsia="Arial Unicode MS" w:hAnsi="Arial Unicode MS"/>
          <w:rtl w:val="0"/>
        </w:rPr>
        <w:t xml:space="preserve">の現象を説明する」ということと</w:t>
      </w:r>
      <w:ins w:author="Ai N." w:id="54" w:date="2026-03-18T09:02:27Z">
        <w:r w:rsidDel="00000000" w:rsidR="00000000" w:rsidRPr="00000000">
          <w:rPr>
            <w:rtl w:val="0"/>
          </w:rPr>
          <w:t xml:space="preserve">vol.1 </w:t>
        </w:r>
        <w:r w:rsidDel="00000000" w:rsidR="00000000" w:rsidRPr="00000000">
          <w:rPr>
            <w:rtl w:val="0"/>
            <w:rPrChange w:author="Ai N." w:id="55" w:date="2026-03-18T09:02:27Z">
              <w:rPr/>
            </w:rPrChange>
          </w:rPr>
          <w:t xml:space="preserve">でも</w:t>
        </w:r>
      </w:ins>
      <w:del w:author="Ai N." w:id="54" w:date="2026-03-18T09:02:27Z">
        <w:r w:rsidDel="00000000" w:rsidR="00000000" w:rsidRPr="00000000">
          <w:rPr>
            <w:rtl w:val="0"/>
          </w:rPr>
          <w:delText xml:space="preserve">冒頭に</w:delText>
        </w:r>
      </w:del>
      <w:r w:rsidDel="00000000" w:rsidR="00000000" w:rsidRPr="00000000">
        <w:rPr>
          <w:rFonts w:ascii="Arial Unicode MS" w:cs="Arial Unicode MS" w:eastAsia="Arial Unicode MS" w:hAnsi="Arial Unicode MS"/>
          <w:rtl w:val="0"/>
        </w:rPr>
        <w:t xml:space="preserve">お</w:t>
      </w:r>
      <w:ins w:author="Ai N." w:id="56" w:date="2026-03-18T10:20:02Z">
        <w:r w:rsidDel="00000000" w:rsidR="00000000" w:rsidRPr="00000000">
          <w:rPr>
            <w:rtl w:val="0"/>
            <w:rPrChange w:author="Ai N." w:id="57" w:date="2026-03-18T10:20:02Z">
              <w:rPr/>
            </w:rPrChange>
          </w:rPr>
          <w:t xml:space="preserve">伝え</w:t>
        </w:r>
      </w:ins>
      <w:del w:author="Ai N." w:id="56" w:date="2026-03-18T10:20:02Z">
        <w:r w:rsidDel="00000000" w:rsidR="00000000" w:rsidRPr="00000000">
          <w:rPr>
            <w:rtl w:val="0"/>
          </w:rPr>
          <w:delText xml:space="preserve">話し</w:delText>
        </w:r>
      </w:del>
      <w:r w:rsidDel="00000000" w:rsidR="00000000" w:rsidRPr="00000000">
        <w:rPr>
          <w:rFonts w:ascii="Arial Unicode MS" w:cs="Arial Unicode MS" w:eastAsia="Arial Unicode MS" w:hAnsi="Arial Unicode MS"/>
          <w:rtl w:val="0"/>
        </w:rPr>
        <w:t xml:space="preserve">しましたが、素粒子の法則を表すLagrangianも例外ではありません。</w:t>
      </w:r>
      <w:ins w:author="Ai N." w:id="58" w:date="2026-03-18T10:24:12Z">
        <w:r w:rsidDel="00000000" w:rsidR="00000000" w:rsidRPr="00000000">
          <w:rPr>
            <w:rtl w:val="0"/>
          </w:rPr>
        </w:r>
      </w:ins>
    </w:p>
    <w:p w:rsidR="00000000" w:rsidDel="00000000" w:rsidP="00000000" w:rsidRDefault="00000000" w:rsidRPr="00000000" w14:paraId="00000041">
      <w:pPr>
        <w:rPr>
          <w:ins w:author="Ai N." w:id="58" w:date="2026-03-18T10:24:12Z"/>
          <w:rPrChange w:author="Ai N." w:id="59" w:date="2026-03-18T10:24:12Z">
            <w:rPr/>
          </w:rPrChange>
        </w:rPr>
      </w:pPr>
      <w:ins w:author="Ai N." w:id="58" w:date="2026-03-18T10:24:12Z">
        <w:r w:rsidDel="00000000" w:rsidR="00000000" w:rsidRPr="00000000">
          <w:rPr>
            <w:rtl w:val="0"/>
            <w:rPrChange w:author="Ai N." w:id="59" w:date="2026-03-18T10:24:12Z">
              <w:rPr/>
            </w:rPrChange>
          </w:rPr>
          <w:t xml:space="preserve">つまり、</w:t>
        </w:r>
        <w:r w:rsidDel="00000000" w:rsidR="00000000" w:rsidRPr="00000000">
          <w:rPr>
            <w:b w:val="1"/>
            <w:bCs w:val="1"/>
            <w:color w:val="cc0000"/>
            <w:rtl w:val="0"/>
            <w:rPrChange w:author="Ai N." w:id="59" w:date="2026-03-18T10:24:12Z">
              <w:rPr/>
            </w:rPrChange>
          </w:rPr>
          <w:t xml:space="preserve">宇宙空間の遥かか彼方に存在する巨大な銀河内を漂う素粒子も、私たちの体を構成する素粒子も、全て等しくこのLagrangian一本でその動作が設計されている</w:t>
        </w:r>
        <w:r w:rsidDel="00000000" w:rsidR="00000000" w:rsidRPr="00000000">
          <w:rPr>
            <w:rtl w:val="0"/>
            <w:rPrChange w:author="Ai N." w:id="59" w:date="2026-03-18T10:24:12Z">
              <w:rPr/>
            </w:rPrChange>
          </w:rPr>
          <w:t xml:space="preserve">ということです。</w:t>
        </w:r>
      </w:ins>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b w:val="1"/>
          <w:bCs w:val="1"/>
        </w:rPr>
      </w:pPr>
      <w:bookmarkStart w:colFirst="0" w:colLast="0" w:name="_6i4bcrluoi8i" w:id="11"/>
      <w:bookmarkEnd w:id="11"/>
      <w:ins w:author="Ai N." w:id="60" w:date="2026-03-18T09:39:22Z">
        <w:r w:rsidDel="00000000" w:rsidR="00000000" w:rsidRPr="00000000">
          <w:rPr>
            <w:b w:val="1"/>
            <w:bCs w:val="1"/>
            <w:rtl w:val="0"/>
            <w:rPrChange w:author="Ai N." w:id="61" w:date="2026-03-18T09:39:22Z">
              <w:rPr/>
            </w:rPrChange>
          </w:rPr>
          <w:t xml:space="preserve">宇宙を最も正確に描く</w:t>
        </w:r>
      </w:ins>
      <w:r w:rsidDel="00000000" w:rsidR="00000000" w:rsidRPr="00000000">
        <w:rPr>
          <w:rFonts w:ascii="Arial Unicode MS" w:cs="Arial Unicode MS" w:eastAsia="Arial Unicode MS" w:hAnsi="Arial Unicode MS"/>
          <w:b w:val="1"/>
          <w:bCs w:val="1"/>
          <w:rtl w:val="0"/>
        </w:rPr>
        <w:t xml:space="preserve">標準模型</w:t>
      </w:r>
      <w:del w:author="Ai N." w:id="62" w:date="2026-03-18T09:40:09Z">
        <w:r w:rsidDel="00000000" w:rsidR="00000000" w:rsidRPr="00000000">
          <w:rPr>
            <w:b w:val="1"/>
            <w:bCs w:val="1"/>
            <w:rtl w:val="0"/>
          </w:rPr>
          <w:delText xml:space="preserve">の</w:delText>
        </w:r>
        <w:r w:rsidDel="00000000" w:rsidR="00000000" w:rsidRPr="00000000">
          <w:rPr>
            <w:b w:val="1"/>
            <w:bCs w:val="1"/>
            <w:rtl w:val="0"/>
          </w:rPr>
          <w:delText xml:space="preserve">威力</w:delText>
        </w:r>
      </w:del>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標準模型</w:t>
      </w:r>
      <w:ins w:author="Ai N." w:id="63" w:date="2026-03-18T07:31:23Z">
        <w:r w:rsidDel="00000000" w:rsidR="00000000" w:rsidRPr="00000000">
          <w:rPr>
            <w:rtl w:val="0"/>
            <w:rPrChange w:author="Ai N." w:id="64" w:date="2026-03-18T07:31:23Z">
              <w:rPr/>
            </w:rPrChange>
          </w:rPr>
          <w:t xml:space="preserve">の</w:t>
        </w:r>
      </w:ins>
      <w:del w:author="Ai N." w:id="63" w:date="2026-03-18T07:31:23Z">
        <w:r w:rsidDel="00000000" w:rsidR="00000000" w:rsidRPr="00000000">
          <w:rPr>
            <w:rtl w:val="0"/>
          </w:rPr>
          <w:delText xml:space="preserve">が</w:delText>
        </w:r>
      </w:del>
      <w:r w:rsidDel="00000000" w:rsidR="00000000" w:rsidRPr="00000000">
        <w:rPr>
          <w:rFonts w:ascii="Arial Unicode MS" w:cs="Arial Unicode MS" w:eastAsia="Arial Unicode MS" w:hAnsi="Arial Unicode MS"/>
          <w:rtl w:val="0"/>
        </w:rPr>
        <w:t xml:space="preserve">凄</w:t>
      </w:r>
      <w:ins w:author="Ai N." w:id="65" w:date="2026-03-14T23:08:19Z">
        <w:r w:rsidDel="00000000" w:rsidR="00000000" w:rsidRPr="00000000">
          <w:rPr>
            <w:rtl w:val="0"/>
            <w:rPrChange w:author="Ai N." w:id="66" w:date="2026-03-14T23:08:19Z">
              <w:rPr/>
            </w:rPrChange>
          </w:rPr>
          <w:t xml:space="preserve">さ</w:t>
        </w:r>
      </w:ins>
      <w:del w:author="Ai N." w:id="65" w:date="2026-03-14T23:08:19Z">
        <w:r w:rsidDel="00000000" w:rsidR="00000000" w:rsidRPr="00000000">
          <w:rPr>
            <w:rtl w:val="0"/>
          </w:rPr>
          <w:delText xml:space="preserve">いの</w:delText>
        </w:r>
      </w:del>
      <w:r w:rsidDel="00000000" w:rsidR="00000000" w:rsidRPr="00000000">
        <w:rPr>
          <w:rFonts w:ascii="Arial Unicode MS" w:cs="Arial Unicode MS" w:eastAsia="Arial Unicode MS" w:hAnsi="Arial Unicode MS"/>
          <w:rtl w:val="0"/>
        </w:rPr>
        <w:t xml:space="preserve">は普遍性だけではありません。</w:t>
      </w:r>
    </w:p>
    <w:p w:rsidR="00000000" w:rsidDel="00000000" w:rsidP="00000000" w:rsidRDefault="00000000" w:rsidRPr="00000000" w14:paraId="00000046">
      <w:pPr>
        <w:rPr>
          <w:del w:author="Ai N." w:id="67" w:date="2026-03-14T23:10:50Z"/>
        </w:rPr>
      </w:pPr>
      <w:del w:author="Ai N." w:id="67" w:date="2026-03-14T23:10:50Z">
        <w:r w:rsidDel="00000000" w:rsidR="00000000" w:rsidRPr="00000000">
          <w:rPr>
            <w:rtl w:val="0"/>
          </w:rPr>
          <w:delText xml:space="preserve">自然科学の法則・数式はどれだけ美しくてもそれが自然の振る舞いを再現していなければ意味がありません。</w:delText>
        </w:r>
      </w:del>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color w:val="cc0000"/>
          <w:rtl w:val="0"/>
        </w:rPr>
        <w:t xml:space="preserve">素粒子の標準模型はこれまで人類が見出してきた理論のなかでも抜群に私たちの宇宙の現象を精密に予言することのできる、「最も成功した理論」</w:t>
      </w:r>
      <w:r w:rsidDel="00000000" w:rsidR="00000000" w:rsidRPr="00000000">
        <w:rPr>
          <w:rFonts w:ascii="Arial Unicode MS" w:cs="Arial Unicode MS" w:eastAsia="Arial Unicode MS" w:hAnsi="Arial Unicode MS"/>
          <w:rtl w:val="0"/>
        </w:rPr>
        <w:t xml:space="preserve">と言われています。</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実際、</w:t>
      </w:r>
      <w:commentRangeStart w:id="9"/>
      <w:r w:rsidDel="00000000" w:rsidR="00000000" w:rsidRPr="00000000">
        <w:rPr>
          <w:rFonts w:ascii="Arial Unicode MS" w:cs="Arial Unicode MS" w:eastAsia="Arial Unicode MS" w:hAnsi="Arial Unicode MS"/>
          <w:rtl w:val="0"/>
        </w:rPr>
        <w:t xml:space="preserve">電子の磁気モーメントというスピンに起因した物理量の理論予測</w:t>
      </w:r>
      <w:commentRangeEnd w:id="9"/>
      <w:r w:rsidDel="00000000" w:rsidR="00000000" w:rsidRPr="00000000">
        <w:commentReference w:id="9"/>
      </w:r>
      <w:r w:rsidDel="00000000" w:rsidR="00000000" w:rsidRPr="00000000">
        <w:rPr>
          <w:rFonts w:ascii="Arial Unicode MS" w:cs="Arial Unicode MS" w:eastAsia="Arial Unicode MS" w:hAnsi="Arial Unicode MS"/>
          <w:rtl w:val="0"/>
        </w:rPr>
        <w:t xml:space="preserve">は実験値と10桁以上の精度で一致しており、ここまで正確に予言できる理論は他にありません。</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5731200" cy="32131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ll0i5t2gux78" w:id="12"/>
      <w:bookmarkEnd w:id="12"/>
      <w:r w:rsidDel="00000000" w:rsidR="00000000" w:rsidRPr="00000000">
        <w:rPr>
          <w:rFonts w:ascii="Arial Unicode MS" w:cs="Arial Unicode MS" w:eastAsia="Arial Unicode MS" w:hAnsi="Arial Unicode MS"/>
          <w:b w:val="1"/>
          <w:bCs w:val="1"/>
          <w:rtl w:val="0"/>
        </w:rPr>
        <w:t xml:space="preserve">標準模型の理論</w:t>
      </w:r>
      <w:ins w:author="Ai N." w:id="68" w:date="2026-03-18T09:40:46Z">
        <w:r w:rsidDel="00000000" w:rsidR="00000000" w:rsidRPr="00000000">
          <w:rPr>
            <w:b w:val="1"/>
            <w:bCs w:val="1"/>
            <w:rtl w:val="0"/>
            <w:rPrChange w:author="Ai N." w:id="69" w:date="2026-03-18T09:40:46Z">
              <w:rPr>
                <w:b w:val="1"/>
                <w:bCs w:val="1"/>
              </w:rPr>
            </w:rPrChange>
          </w:rPr>
          <w:t xml:space="preserve">に見える</w:t>
        </w:r>
      </w:ins>
      <w:del w:author="Ai N." w:id="68" w:date="2026-03-18T09:40:46Z">
        <w:r w:rsidDel="00000000" w:rsidR="00000000" w:rsidRPr="00000000">
          <w:rPr>
            <w:b w:val="1"/>
            <w:bCs w:val="1"/>
            <w:rtl w:val="0"/>
          </w:rPr>
          <w:delText xml:space="preserve">を支える</w:delText>
        </w:r>
      </w:del>
      <w:r w:rsidDel="00000000" w:rsidR="00000000" w:rsidRPr="00000000">
        <w:rPr>
          <w:rFonts w:ascii="Arial Unicode MS" w:cs="Arial Unicode MS" w:eastAsia="Arial Unicode MS" w:hAnsi="Arial Unicode MS"/>
          <w:b w:val="1"/>
          <w:bCs w:val="1"/>
          <w:rtl w:val="0"/>
        </w:rPr>
        <w:t xml:space="preserve">“美しさ”</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今回は素粒子物理学の法則である標準模型の持つ普遍性をみてきました。</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前回の万有引力の法則とあわせて私たちの宇宙をつかさどる物理法則</w:t>
      </w:r>
      <w:ins w:author="Ai N." w:id="70" w:date="2026-03-18T10:27:15Z">
        <w:r w:rsidDel="00000000" w:rsidR="00000000" w:rsidRPr="00000000">
          <w:rPr>
            <w:rtl w:val="0"/>
            <w:rPrChange w:author="Ai N." w:id="71" w:date="2026-03-18T10:27:15Z">
              <w:rPr/>
            </w:rPrChange>
          </w:rPr>
          <w:t xml:space="preserve">が1本の数式から成り立っているという</w:t>
        </w:r>
      </w:ins>
      <w:del w:author="Ai N." w:id="70" w:date="2026-03-18T10:27:15Z">
        <w:r w:rsidDel="00000000" w:rsidR="00000000" w:rsidRPr="00000000">
          <w:rPr>
            <w:rtl w:val="0"/>
          </w:rPr>
          <w:delText xml:space="preserve">の</w:delText>
        </w:r>
      </w:del>
      <w:r w:rsidDel="00000000" w:rsidR="00000000" w:rsidRPr="00000000">
        <w:rPr>
          <w:rFonts w:ascii="Arial Unicode MS" w:cs="Arial Unicode MS" w:eastAsia="Arial Unicode MS" w:hAnsi="Arial Unicode MS"/>
          <w:rtl w:val="0"/>
        </w:rPr>
        <w:t xml:space="preserve">美しさ</w:t>
      </w:r>
      <w:del w:author="Ai N." w:id="72" w:date="2026-03-18T09:42:40Z">
        <w:r w:rsidDel="00000000" w:rsidR="00000000" w:rsidRPr="00000000">
          <w:rPr>
            <w:rtl w:val="0"/>
          </w:rPr>
          <w:delText xml:space="preserve">と威力</w:delText>
        </w:r>
      </w:del>
      <w:r w:rsidDel="00000000" w:rsidR="00000000" w:rsidRPr="00000000">
        <w:rPr>
          <w:rFonts w:ascii="Arial Unicode MS" w:cs="Arial Unicode MS" w:eastAsia="Arial Unicode MS" w:hAnsi="Arial Unicode MS"/>
          <w:rtl w:val="0"/>
        </w:rPr>
        <w:t xml:space="preserve">を少しでも感じていただけたら幸いです。</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素粒子の標準模型には実はもう一つ</w:t>
      </w:r>
      <w:del w:author="Ai N." w:id="73" w:date="2026-03-18T09:43:12Z">
        <w:r w:rsidDel="00000000" w:rsidR="00000000" w:rsidRPr="00000000">
          <w:rPr>
            <w:rtl w:val="0"/>
          </w:rPr>
          <w:delText xml:space="preserve">の</w:delText>
        </w:r>
      </w:del>
      <w:ins w:author="Ai N." w:id="73" w:date="2026-03-18T09:43:12Z">
        <w:r w:rsidDel="00000000" w:rsidR="00000000" w:rsidRPr="00000000">
          <w:rPr>
            <w:rtl w:val="0"/>
            <w:rPrChange w:author="Ai N." w:id="74" w:date="2026-03-18T09:43:12Z">
              <w:rPr/>
            </w:rPrChange>
          </w:rPr>
          <w:t xml:space="preserve">「</w:t>
        </w:r>
      </w:ins>
      <w:r w:rsidDel="00000000" w:rsidR="00000000" w:rsidRPr="00000000">
        <w:rPr>
          <w:rFonts w:ascii="Arial Unicode MS" w:cs="Arial Unicode MS" w:eastAsia="Arial Unicode MS" w:hAnsi="Arial Unicode MS"/>
          <w:rtl w:val="0"/>
        </w:rPr>
        <w:t xml:space="preserve">不変性</w:t>
      </w:r>
      <w:ins w:author="Ai N." w:id="75" w:date="2026-03-18T09:44:27Z">
        <w:r w:rsidDel="00000000" w:rsidR="00000000" w:rsidRPr="00000000">
          <w:rPr>
            <w:rtl w:val="0"/>
            <w:rPrChange w:author="Ai N." w:id="76" w:date="2026-03-18T09:44:27Z">
              <w:rPr/>
            </w:rPrChange>
          </w:rPr>
          <w:t xml:space="preserve">」</w:t>
        </w:r>
      </w:ins>
      <w:r w:rsidDel="00000000" w:rsidR="00000000" w:rsidRPr="00000000">
        <w:rPr>
          <w:rFonts w:ascii="Arial Unicode MS" w:cs="Arial Unicode MS" w:eastAsia="Arial Unicode MS" w:hAnsi="Arial Unicode MS"/>
          <w:rtl w:val="0"/>
        </w:rPr>
        <w:t xml:space="preserve">という</w:t>
      </w:r>
      <w:ins w:author="Ai N." w:id="77" w:date="2026-03-14T23:15:30Z">
        <w:r w:rsidDel="00000000" w:rsidR="00000000" w:rsidRPr="00000000">
          <w:rPr>
            <w:rtl w:val="0"/>
            <w:rPrChange w:author="Ai N." w:id="78" w:date="2026-03-14T23:15:30Z">
              <w:rPr/>
            </w:rPrChange>
          </w:rPr>
          <w:t xml:space="preserve">特徴</w:t>
        </w:r>
      </w:ins>
      <w:del w:author="Ai N." w:id="77" w:date="2026-03-14T23:15:30Z">
        <w:r w:rsidDel="00000000" w:rsidR="00000000" w:rsidRPr="00000000">
          <w:rPr>
            <w:rtl w:val="0"/>
          </w:rPr>
          <w:delText xml:space="preserve">美しさ</w:delText>
        </w:r>
      </w:del>
      <w:r w:rsidDel="00000000" w:rsidR="00000000" w:rsidRPr="00000000">
        <w:rPr>
          <w:rFonts w:ascii="Arial Unicode MS" w:cs="Arial Unicode MS" w:eastAsia="Arial Unicode MS" w:hAnsi="Arial Unicode MS"/>
          <w:rtl w:val="0"/>
        </w:rPr>
        <w:t xml:space="preserve">があります。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次回は</w:t>
      </w:r>
      <w:ins w:author="Ai N." w:id="79" w:date="2026-03-18T09:44:38Z">
        <w:r w:rsidDel="00000000" w:rsidR="00000000" w:rsidRPr="00000000">
          <w:rPr>
            <w:rtl w:val="0"/>
            <w:rPrChange w:author="Ai N." w:id="80" w:date="2026-03-18T09:44:38Z">
              <w:rPr/>
            </w:rPrChange>
          </w:rPr>
          <w:t xml:space="preserve">この</w:t>
        </w:r>
      </w:ins>
      <w:r w:rsidDel="00000000" w:rsidR="00000000" w:rsidRPr="00000000">
        <w:rPr>
          <w:rFonts w:ascii="Arial Unicode MS" w:cs="Arial Unicode MS" w:eastAsia="Arial Unicode MS" w:hAnsi="Arial Unicode MS"/>
          <w:rtl w:val="0"/>
        </w:rPr>
        <w:t xml:space="preserve">不変性</w:t>
      </w:r>
      <w:del w:author="Ai N." w:id="81" w:date="2026-03-18T09:43:31Z">
        <w:r w:rsidDel="00000000" w:rsidR="00000000" w:rsidRPr="00000000">
          <w:rPr>
            <w:rtl w:val="0"/>
          </w:rPr>
          <w:delText xml:space="preserve">、言い換えると対称性</w:delText>
        </w:r>
      </w:del>
      <w:r w:rsidDel="00000000" w:rsidR="00000000" w:rsidRPr="00000000">
        <w:rPr>
          <w:rFonts w:ascii="Arial Unicode MS" w:cs="Arial Unicode MS" w:eastAsia="Arial Unicode MS" w:hAnsi="Arial Unicode MS"/>
          <w:rtl w:val="0"/>
        </w:rPr>
        <w:t xml:space="preserve">の観点から</w:t>
      </w:r>
      <w:ins w:author="Ai N." w:id="82" w:date="2026-03-18T07:33:45Z">
        <w:r w:rsidDel="00000000" w:rsidR="00000000" w:rsidRPr="00000000">
          <w:rPr>
            <w:rtl w:val="0"/>
            <w:rPrChange w:author="Ai N." w:id="83" w:date="2026-03-18T07:33:45Z">
              <w:rPr/>
            </w:rPrChange>
          </w:rPr>
          <w:t xml:space="preserve">宇宙がどのように構成されているのか、</w:t>
        </w:r>
        <w:del w:author="Ai N." w:id="82" w:date="2026-03-18T07:33:45Z">
          <w:r w:rsidDel="00000000" w:rsidR="00000000" w:rsidRPr="00000000">
            <w:rPr>
              <w:rtl w:val="0"/>
              <w:rPrChange w:author="Ai N." w:id="83" w:date="2026-03-18T07:33:45Z">
                <w:rPr/>
              </w:rPrChange>
            </w:rPr>
            <w:delText xml:space="preserve">をつかさどる</w:delText>
          </w:r>
        </w:del>
      </w:ins>
      <w:del w:author="Ai N." w:id="82" w:date="2026-03-18T07:33:45Z">
        <w:r w:rsidDel="00000000" w:rsidR="00000000" w:rsidRPr="00000000">
          <w:rPr>
            <w:rtl w:val="0"/>
          </w:rPr>
          <w:delText xml:space="preserve">物理法則の美しさについて</w:delText>
        </w:r>
      </w:del>
      <w:ins w:author="Ai N." w:id="82" w:date="2026-03-18T07:33:45Z">
        <w:r w:rsidDel="00000000" w:rsidR="00000000" w:rsidRPr="00000000">
          <w:rPr>
            <w:rtl w:val="0"/>
            <w:rPrChange w:author="Ai N." w:id="83" w:date="2026-03-18T07:33:45Z">
              <w:rPr/>
            </w:rPrChange>
          </w:rPr>
          <w:t xml:space="preserve">さらに深く</w:t>
        </w:r>
      </w:ins>
      <w:r w:rsidDel="00000000" w:rsidR="00000000" w:rsidRPr="00000000">
        <w:rPr>
          <w:rFonts w:ascii="Arial Unicode MS" w:cs="Arial Unicode MS" w:eastAsia="Arial Unicode MS" w:hAnsi="Arial Unicode MS"/>
          <w:rtl w:val="0"/>
        </w:rPr>
        <w:t xml:space="preserve">見ていきましょう。</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b w:val="1"/>
          <w:bCs w:val="1"/>
        </w:rPr>
      </w:pPr>
      <w:bookmarkStart w:colFirst="0" w:colLast="0" w:name="_4lesczttuys5" w:id="13"/>
      <w:bookmarkEnd w:id="13"/>
      <w:r w:rsidDel="00000000" w:rsidR="00000000" w:rsidRPr="00000000">
        <w:rPr>
          <w:rFonts w:ascii="Arial Unicode MS" w:cs="Arial Unicode MS" w:eastAsia="Arial Unicode MS" w:hAnsi="Arial Unicode MS"/>
          <w:b w:val="1"/>
          <w:bCs w:val="1"/>
          <w:rtl w:val="0"/>
        </w:rPr>
        <w:t xml:space="preserve">素粒子の標準模型 完成までの年表 (作業中)</w:t>
      </w:r>
    </w:p>
    <w:p w:rsidR="00000000" w:rsidDel="00000000" w:rsidP="00000000" w:rsidRDefault="00000000" w:rsidRPr="00000000" w14:paraId="00000050">
      <w:pPr>
        <w:rPr/>
      </w:pPr>
      <w:r w:rsidDel="00000000" w:rsidR="00000000" w:rsidRPr="00000000">
        <w:rPr>
          <w:rtl w:val="0"/>
        </w:rPr>
      </w:r>
    </w:p>
    <w:tbl>
      <w:tblPr>
        <w:tblStyle w:val="Table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275"/>
        <w:gridCol w:w="4380"/>
        <w:tblGridChange w:id="0">
          <w:tblGrid>
            <w:gridCol w:w="1125"/>
            <w:gridCol w:w="4275"/>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年代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理論の進展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実験の進展</w:t>
            </w:r>
          </w:p>
        </w:tc>
      </w:tr>
      <w:tr>
        <w:trPr>
          <w:cantSplit w:val="0"/>
          <w:trHeight w:val="11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40" w:lineRule="auto"/>
              <w:rPr>
                <w:b w:val="1"/>
                <w:bCs w:val="1"/>
                <w:sz w:val="20"/>
                <w:szCs w:val="20"/>
              </w:rPr>
            </w:pPr>
            <w:hyperlink r:id="rId13">
              <w:r w:rsidDel="00000000" w:rsidR="00000000" w:rsidRPr="00000000">
                <w:rPr>
                  <w:b w:val="1"/>
                  <w:bCs w:val="1"/>
                  <w:color w:val="1155cc"/>
                  <w:sz w:val="20"/>
                  <w:szCs w:val="20"/>
                  <w:u w:val="single"/>
                  <w:rtl w:val="0"/>
                </w:rPr>
                <w:t xml:space="preserve">陰極線実験 J. J. Thomson</w:t>
              </w:r>
            </w:hyperlink>
            <w:r w:rsidDel="00000000" w:rsidR="00000000" w:rsidRPr="00000000">
              <w:rPr>
                <w:b w:val="1"/>
                <w:bCs w:val="1"/>
                <w:sz w:val="20"/>
                <w:szCs w:val="20"/>
                <w:rtl w:val="0"/>
              </w:rPr>
              <w:br w:type="textWrapping"/>
            </w:r>
            <w:r w:rsidDel="00000000" w:rsidR="00000000" w:rsidRPr="00000000">
              <w:rPr>
                <w:rFonts w:ascii="Arial Unicode MS" w:cs="Arial Unicode MS" w:eastAsia="Arial Unicode MS" w:hAnsi="Arial Unicode MS"/>
                <w:sz w:val="20"/>
                <w:szCs w:val="20"/>
                <w:rtl w:val="0"/>
              </w:rPr>
              <w:t xml:space="preserve">陰極線の電荷/質量比を測定し電子を発見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金箔散乱実験 Ernest Rutherford</w:t>
              <w:br w:type="textWrapping"/>
            </w:r>
            <w:r w:rsidDel="00000000" w:rsidR="00000000" w:rsidRPr="00000000">
              <w:rPr>
                <w:rFonts w:ascii="Arial Unicode MS" w:cs="Arial Unicode MS" w:eastAsia="Arial Unicode MS" w:hAnsi="Arial Unicode MS"/>
                <w:sz w:val="20"/>
                <w:szCs w:val="20"/>
                <w:rtl w:val="0"/>
              </w:rPr>
              <w:t xml:space="preserve">原子核の存在を発見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窒素核変換実験 Ernest Rutherford</w:t>
              <w:br w:type="textWrapping"/>
            </w:r>
            <w:r w:rsidDel="00000000" w:rsidR="00000000" w:rsidRPr="00000000">
              <w:rPr>
                <w:rFonts w:ascii="Arial Unicode MS" w:cs="Arial Unicode MS" w:eastAsia="Arial Unicode MS" w:hAnsi="Arial Unicode MS"/>
                <w:sz w:val="20"/>
                <w:szCs w:val="20"/>
                <w:rtl w:val="0"/>
              </w:rPr>
              <w:t xml:space="preserve">水素核（陽子）を同定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1926-1927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Klein-Gordon方程式 O. Klein, W. Gordon</w:t>
              <w:br w:type="textWrapping"/>
            </w:r>
            <w:r w:rsidDel="00000000" w:rsidR="00000000" w:rsidRPr="00000000">
              <w:rPr>
                <w:rFonts w:ascii="Arial Unicode MS" w:cs="Arial Unicode MS" w:eastAsia="Arial Unicode MS" w:hAnsi="Arial Unicode MS"/>
                <w:sz w:val="20"/>
                <w:szCs w:val="20"/>
                <w:rtl w:val="0"/>
              </w:rPr>
              <w:t xml:space="preserve">相対論的なスカラー場の理論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場の量子化 P. 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Dirac方程式 P. Dirac</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相対論的なDirac場の理論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ニュートリノの存在を提唱 W. Pauli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宇宙線霧箱実験 C. Anderson</w:t>
              <w:br w:type="textWrapping"/>
            </w:r>
            <w:r w:rsidDel="00000000" w:rsidR="00000000" w:rsidRPr="00000000">
              <w:rPr>
                <w:rFonts w:ascii="Arial Unicode MS" w:cs="Arial Unicode MS" w:eastAsia="Arial Unicode MS" w:hAnsi="Arial Unicode MS"/>
                <w:sz w:val="20"/>
                <w:szCs w:val="20"/>
                <w:rtl w:val="0"/>
              </w:rPr>
              <w:t xml:space="preserve">陽電子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Be+α実験 J. Chadwick</w:t>
              <w:br w:type="textWrapping"/>
            </w:r>
            <w:r w:rsidDel="00000000" w:rsidR="00000000" w:rsidRPr="00000000">
              <w:rPr>
                <w:rFonts w:ascii="Arial Unicode MS" w:cs="Arial Unicode MS" w:eastAsia="Arial Unicode MS" w:hAnsi="Arial Unicode MS"/>
                <w:sz w:val="20"/>
                <w:szCs w:val="20"/>
                <w:rtl w:val="0"/>
              </w:rPr>
              <w:t xml:space="preserve">中性子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ベータ崩壊理論 E. Fermi</w:t>
              <w:br w:type="textWrapping"/>
            </w:r>
            <w:r w:rsidDel="00000000" w:rsidR="00000000" w:rsidRPr="00000000">
              <w:rPr>
                <w:rFonts w:ascii="Arial Unicode MS" w:cs="Arial Unicode MS" w:eastAsia="Arial Unicode MS" w:hAnsi="Arial Unicode MS"/>
                <w:sz w:val="20"/>
                <w:szCs w:val="20"/>
                <w:rtl w:val="0"/>
              </w:rPr>
              <w:t xml:space="preserve">弱い相互作用の理論の萌芽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中間子論 H. Yukawa</w:t>
              <w:br w:type="textWrapping"/>
            </w:r>
            <w:r w:rsidDel="00000000" w:rsidR="00000000" w:rsidRPr="00000000">
              <w:rPr>
                <w:rFonts w:ascii="Arial Unicode MS" w:cs="Arial Unicode MS" w:eastAsia="Arial Unicode MS" w:hAnsi="Arial Unicode MS"/>
                <w:sz w:val="20"/>
                <w:szCs w:val="20"/>
                <w:rtl w:val="0"/>
              </w:rPr>
              <w:t xml:space="preserve">核力とYukawaポテンシャルの導入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宇宙線観測 Anderson, Neddermeyer</w:t>
              <w:br w:type="textWrapping"/>
            </w:r>
            <w:r w:rsidDel="00000000" w:rsidR="00000000" w:rsidRPr="00000000">
              <w:rPr>
                <w:rFonts w:ascii="Arial Unicode MS" w:cs="Arial Unicode MS" w:eastAsia="Arial Unicode MS" w:hAnsi="Arial Unicode MS"/>
                <w:sz w:val="20"/>
                <w:szCs w:val="20"/>
                <w:rtl w:val="0"/>
              </w:rPr>
              <w:t xml:space="preserve">ミューオン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核乳剤 宇宙線観測 C. Powell</w:t>
              <w:br w:type="textWrapping"/>
            </w:r>
            <w:r w:rsidDel="00000000" w:rsidR="00000000" w:rsidRPr="00000000">
              <w:rPr>
                <w:rFonts w:ascii="Arial Unicode MS" w:cs="Arial Unicode MS" w:eastAsia="Arial Unicode MS" w:hAnsi="Arial Unicode MS"/>
                <w:sz w:val="20"/>
                <w:szCs w:val="20"/>
                <w:rtl w:val="0"/>
              </w:rPr>
              <w:t xml:space="preserve">π中間子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量子電気力学 (Quantum Electrodynamics; QED) </w:t>
              <w:br w:type="textWrapping"/>
              <w:t xml:space="preserve">S. Tomonaga, J. Shwinger, R. Feynman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繰り込みを導入した可換ゲージ場の理論として電磁気力の理論を完成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Lamb shift測定 W. Lamb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水素スペクトルの微細構造がQEDの予測と一致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Yang-Mills理論 C. N. Yang, R. Mills</w:t>
              <w:br w:type="textWrapping"/>
            </w:r>
            <w:r w:rsidDel="00000000" w:rsidR="00000000" w:rsidRPr="00000000">
              <w:rPr>
                <w:rFonts w:ascii="Arial Unicode MS" w:cs="Arial Unicode MS" w:eastAsia="Arial Unicode MS" w:hAnsi="Arial Unicode MS"/>
                <w:sz w:val="20"/>
                <w:szCs w:val="20"/>
                <w:rtl w:val="0"/>
              </w:rPr>
              <w:t xml:space="preserve">非可換ゲージ場の理論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Parityの破れの提唱 T. D. Lee, C. N.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Savannah River原子炉実験 C. Cowan, F. Reines</w:t>
              <w:br w:type="textWrapping"/>
            </w:r>
            <w:r w:rsidDel="00000000" w:rsidR="00000000" w:rsidRPr="00000000">
              <w:rPr>
                <w:rFonts w:ascii="Arial Unicode MS" w:cs="Arial Unicode MS" w:eastAsia="Arial Unicode MS" w:hAnsi="Arial Unicode MS"/>
                <w:sz w:val="20"/>
                <w:szCs w:val="20"/>
                <w:rtl w:val="0"/>
              </w:rPr>
              <w:t xml:space="preserve">電子ニュートリノ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Co-60 β崩壊実験 C. S. Wu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弱い相互作用におけるParityの破れを発見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V-A理論 R. Feynman, M. Gell-Mann, G. Sudarshan, R. Marshak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(vector) - (axial vector)のLorentz変換性を持つ相互作用として弱い相互作用の理論の完成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ミューオンの崩壊分布がV-A理論による予測と一致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Goldstone定理 J. Goldstone</w:t>
            </w:r>
          </w:p>
          <w:p w:rsidR="00000000" w:rsidDel="00000000" w:rsidP="00000000" w:rsidRDefault="00000000" w:rsidRPr="00000000" w14:paraId="00000091">
            <w:pPr>
              <w:widowControl w:val="0"/>
              <w:spacing w:line="240" w:lineRule="auto"/>
              <w:rPr>
                <w:b w:val="1"/>
                <w:bCs w:val="1"/>
                <w:sz w:val="20"/>
                <w:szCs w:val="20"/>
              </w:rPr>
            </w:pPr>
            <w:r w:rsidDel="00000000" w:rsidR="00000000" w:rsidRPr="00000000">
              <w:rPr>
                <w:rFonts w:ascii="Arial Unicode MS" w:cs="Arial Unicode MS" w:eastAsia="Arial Unicode MS" w:hAnsi="Arial Unicode MS"/>
                <w:sz w:val="20"/>
                <w:szCs w:val="20"/>
                <w:rtl w:val="0"/>
              </w:rPr>
              <w:t xml:space="preserve">対称性の破れに伴うスカラー粒子の存在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ニュートリノ振動の理論 B. Pontecorvo, Z. Maki, M. Nakagawa, S. Sakata</w:t>
            </w:r>
          </w:p>
          <w:p w:rsidR="00000000" w:rsidDel="00000000" w:rsidP="00000000" w:rsidRDefault="00000000" w:rsidRPr="00000000" w14:paraId="0000009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ニュートリノの世代混合と質量差によるフレーバー遷移確率の振動</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Brookhaven 加速器ニュートリノビーム実験 L. Lederman, M. Schwartz, J. Steinberger</w:t>
              <w:br w:type="textWrapping"/>
            </w:r>
            <w:r w:rsidDel="00000000" w:rsidR="00000000" w:rsidRPr="00000000">
              <w:rPr>
                <w:rFonts w:ascii="Arial Unicode MS" w:cs="Arial Unicode MS" w:eastAsia="Arial Unicode MS" w:hAnsi="Arial Unicode MS"/>
                <w:sz w:val="20"/>
                <w:szCs w:val="20"/>
                <w:rtl w:val="0"/>
              </w:rPr>
              <w:t xml:space="preserve">ミューオンニュートリノ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9A">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3" w:date="2026-03-14T22:16:1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・原子がどれだかパッと分かりずらいので電子/原子核を水色背景ごと原子の横から線出して四角で囲っても良いかも。(伝わる？)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・例えば原子の左側に"世界のあらゆる物質”の例を描いて、そこから矢印で原子に繋げるとか。要は原子が結局私たちとどんな繋がりがあるのをイラストで示していると初心者には分かりやすいかも。</w:t>
      </w:r>
    </w:p>
  </w:comment>
  <w:comment w:author="Ai N." w:id="2" w:date="2026-03-18T09:32:29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後半で述べているのでトル。またテーマ的に最初は素粒子の解説が来た方が分かりやすい。</w:t>
      </w:r>
    </w:p>
  </w:comment>
  <w:comment w:author="Ai N." w:id="9" w:date="2026-03-18T07:44:15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そこまで細かく書く必要はないと思うけど、もう少しだけ噛み砕いても良いかも。詳細な意味を教えてもらえたら、私の方で噛み砕き文作ってみるので必要だったら教えて😉</w:t>
      </w:r>
    </w:p>
  </w:comment>
  <w:comment w:author="Ai N." w:id="6" w:date="2026-03-18T07:38:0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この内容、まるっと別の記事にするのはどう？「さらに素粒子をについて知りたい方はこちら」みたいな感じで。ちょっと難しく全体の流れ(宇宙のレシピ)への理解が遮られてしまう感じがする。</w:t>
      </w:r>
    </w:p>
  </w:comment>
  <w:comment w:author="Ai N." w:id="1" w:date="2026-03-18T10:16:23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冒頭にマガジンの説明を入れてみたんだけどどうかしら</w:t>
      </w:r>
    </w:p>
  </w:comment>
  <w:comment w:author="Seidai Tairafune" w:id="7" w:date="2026-03-11T06:13:16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ここで創世記 冒頭、出すのどうかな...</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光あれの1節に宇宙創成の歴史が凝縮されていて、そこで生まれた物理法則がこの一本の数式に込められている的な</w:t>
      </w:r>
    </w:p>
  </w:comment>
  <w:comment w:author="Ai N." w:id="8" w:date="2026-03-18T10:22:43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良いと思います！</w:t>
      </w:r>
    </w:p>
  </w:comment>
  <w:comment w:author="Ai N." w:id="5" w:date="2026-03-18T08:39:09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単語後ろに（）をつけるのでも、長くなりそうだったら次の文章に書くのでも良いので解説を入れてほしい。</w:t>
      </w:r>
    </w:p>
  </w:comment>
  <w:comment w:author="Ai N." w:id="4" w:date="2026-03-14T22:24:35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どうやって発見したかを書いても良いかも。単純に気になるのと前章に比べてだいぶあっさりしている印象なのでもうちょい詳しく書いても🙆</w:t>
      </w:r>
    </w:p>
  </w:comment>
  <w:comment w:author="Ai N." w:id="0" w:date="2026-03-18T10:16:4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宇宙のレシピってキャッチーなので</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量子重力理論というものによると、この世の最小単位は粒ではなく有限の広がりを持った“ひも”であるとする理論もありますが、理論の段階ですしひとまずここでは粒という言葉を使います。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doi.org/10.1080/14786449708621070"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