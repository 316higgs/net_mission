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1wfkftf3yc7t" w:id="0"/>
      <w:bookmarkEnd w:id="0"/>
      <w:r w:rsidDel="00000000" w:rsidR="00000000" w:rsidRPr="00000000">
        <w:rPr>
          <w:rFonts w:ascii="Arial Unicode MS" w:cs="Arial Unicode MS" w:eastAsia="Arial Unicode MS" w:hAnsi="Arial Unicode MS"/>
          <w:b w:val="1"/>
          <w:bCs w:val="1"/>
          <w:rtl w:val="0"/>
        </w:rPr>
        <w:t xml:space="preserve">vol.3 対称性から生み出される物理法則</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この連載では、「宇宙をつかさどる物理法則の美しさと神秘」をテーマに、素粒子物理学を専門とする理学博士の視点から、宇宙の成り立ちを紐解いていきます。</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vol.3の今回は、自然がどのような対称性を持っており、どのようにそこから宇宙をつかさどる物理法則が導き出されるのかを見ていきましょう。</w:t>
      </w:r>
      <w:r w:rsidDel="00000000" w:rsidR="00000000" w:rsidRPr="00000000">
        <w:rPr>
          <w:rtl w:val="0"/>
        </w:rPr>
      </w:r>
    </w:p>
    <w:p w:rsidR="00000000" w:rsidDel="00000000" w:rsidP="00000000" w:rsidRDefault="00000000" w:rsidRPr="00000000" w14:paraId="00000004">
      <w:pPr>
        <w:pStyle w:val="Heading2"/>
        <w:rPr>
          <w:b w:val="1"/>
          <w:bCs w:val="1"/>
        </w:rPr>
      </w:pPr>
      <w:bookmarkStart w:colFirst="0" w:colLast="0" w:name="_ooq69g5xa86" w:id="1"/>
      <w:bookmarkEnd w:id="1"/>
      <w:r w:rsidDel="00000000" w:rsidR="00000000" w:rsidRPr="00000000">
        <w:rPr>
          <w:rFonts w:ascii="Arial Unicode MS" w:cs="Arial Unicode MS" w:eastAsia="Arial Unicode MS" w:hAnsi="Arial Unicode MS"/>
          <w:b w:val="1"/>
          <w:bCs w:val="1"/>
          <w:rtl w:val="0"/>
        </w:rPr>
        <w:t xml:space="preserve">物理法則を支える美しさ ー 対称性</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vol.2では</w:t>
      </w:r>
      <w:r w:rsidDel="00000000" w:rsidR="00000000" w:rsidRPr="00000000">
        <w:rPr>
          <w:rFonts w:ascii="Arial Unicode MS" w:cs="Arial Unicode MS" w:eastAsia="Arial Unicode MS" w:hAnsi="Arial Unicode MS"/>
          <w:rtl w:val="0"/>
        </w:rPr>
        <w:t xml:space="preserve">素粒子物理は標準模型と呼ばれる数式で記述されることを見てきました。</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標準模型に限らず物理法則は不思議なことに、最初はバラバラに説明していた現象が研究の進展により1つの数式で多くの物理現象を説明できるという歴史を踏んできました。</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このように “一言で多くの物理現象を説明できる” ことを普遍性と呼び、物理法則がもつ美しさの1つです。</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物理法則がもつ美しさはこれだけではなくもう</w:t>
      </w:r>
      <w:ins w:author="Ai N." w:id="0" w:date="2026-03-24T09:52:41Z">
        <w:r w:rsidDel="00000000" w:rsidR="00000000" w:rsidRPr="00000000">
          <w:rPr>
            <w:rtl w:val="0"/>
            <w:rPrChange w:author="Ai N." w:id="1" w:date="2026-03-24T09:52:41Z">
              <w:rPr/>
            </w:rPrChange>
          </w:rPr>
          <w:t xml:space="preserve">1つ</w:t>
        </w:r>
      </w:ins>
      <w:del w:author="Ai N." w:id="0" w:date="2026-03-24T09:52:41Z">
        <w:r w:rsidDel="00000000" w:rsidR="00000000" w:rsidRPr="00000000">
          <w:rPr>
            <w:rtl w:val="0"/>
          </w:rPr>
          <w:delText xml:space="preserve">ひとつ</w:delText>
        </w:r>
      </w:del>
      <w:r w:rsidDel="00000000" w:rsidR="00000000" w:rsidRPr="00000000">
        <w:rPr>
          <w:rFonts w:ascii="Arial Unicode MS" w:cs="Arial Unicode MS" w:eastAsia="Arial Unicode MS" w:hAnsi="Arial Unicode MS"/>
          <w:rtl w:val="0"/>
        </w:rPr>
        <w:t xml:space="preserve">、対称性というものがあります。</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今回はこの</w:t>
      </w:r>
      <w:r w:rsidDel="00000000" w:rsidR="00000000" w:rsidRPr="00000000">
        <w:rPr>
          <w:rFonts w:ascii="Arial Unicode MS" w:cs="Arial Unicode MS" w:eastAsia="Arial Unicode MS" w:hAnsi="Arial Unicode MS"/>
          <w:b w:val="1"/>
          <w:bCs w:val="1"/>
          <w:color w:val="cc0000"/>
          <w:rtl w:val="0"/>
        </w:rPr>
        <w:t xml:space="preserve">対称性という概念がどのように物理法則</w:t>
      </w:r>
      <w:ins w:author="Ai N." w:id="2" w:date="2026-03-24T03:06:14Z">
        <w:commentRangeStart w:id="0"/>
        <w:commentRangeStart w:id="0"/>
        <w:commentRangeEnd w:id="0"/>
        <w:r w:rsidDel="00000000" w:rsidR="00000000" w:rsidRPr="00000000">
          <w:commentReference w:id="0"/>
        </w:r>
        <w:r w:rsidDel="00000000" w:rsidR="00000000" w:rsidRPr="00000000">
          <w:rPr>
            <w:b w:val="1"/>
            <w:bCs w:val="1"/>
            <w:color w:val="cc0000"/>
            <w:rtl w:val="0"/>
            <w:rPrChange w:author="Ai N." w:id="3" w:date="2026-03-24T03:06:14Z">
              <w:rPr>
                <w:b w:val="1"/>
                <w:bCs w:val="1"/>
                <w:color w:val="cc0000"/>
              </w:rPr>
            </w:rPrChange>
          </w:rPr>
          <w:t xml:space="preserve">に影響</w:t>
        </w:r>
      </w:ins>
      <w:r w:rsidDel="00000000" w:rsidR="00000000" w:rsidRPr="00000000">
        <w:rPr>
          <w:rFonts w:ascii="Arial Unicode MS" w:cs="Arial Unicode MS" w:eastAsia="Arial Unicode MS" w:hAnsi="Arial Unicode MS"/>
          <w:b w:val="1"/>
          <w:bCs w:val="1"/>
          <w:color w:val="cc0000"/>
          <w:rtl w:val="0"/>
        </w:rPr>
        <w:t xml:space="preserve">を与えるのか</w:t>
      </w:r>
      <w:r w:rsidDel="00000000" w:rsidR="00000000" w:rsidRPr="00000000">
        <w:rPr>
          <w:rFonts w:ascii="Arial Unicode MS" w:cs="Arial Unicode MS" w:eastAsia="Arial Unicode MS" w:hAnsi="Arial Unicode MS"/>
          <w:rtl w:val="0"/>
        </w:rPr>
        <w:t xml:space="preserve">を見ていきましょう。</w:t>
      </w:r>
    </w:p>
    <w:p w:rsidR="00000000" w:rsidDel="00000000" w:rsidP="00000000" w:rsidRDefault="00000000" w:rsidRPr="00000000" w14:paraId="0000000A">
      <w:pPr>
        <w:pStyle w:val="Heading2"/>
        <w:rPr>
          <w:b w:val="1"/>
          <w:bCs w:val="1"/>
        </w:rPr>
      </w:pPr>
      <w:bookmarkStart w:colFirst="0" w:colLast="0" w:name="_vxn4erxqchwx" w:id="2"/>
      <w:bookmarkEnd w:id="2"/>
      <w:r w:rsidDel="00000000" w:rsidR="00000000" w:rsidRPr="00000000">
        <w:rPr>
          <w:rFonts w:ascii="Arial Unicode MS" w:cs="Arial Unicode MS" w:eastAsia="Arial Unicode MS" w:hAnsi="Arial Unicode MS"/>
          <w:b w:val="1"/>
          <w:bCs w:val="1"/>
          <w:rtl w:val="0"/>
        </w:rPr>
        <w:t xml:space="preserve">対称性ってなに？</w:t>
      </w:r>
    </w:p>
    <w:p w:rsidR="00000000" w:rsidDel="00000000" w:rsidP="00000000" w:rsidRDefault="00000000" w:rsidRPr="00000000" w14:paraId="0000000B">
      <w:pPr>
        <w:pStyle w:val="Heading3"/>
        <w:rPr>
          <w:b w:val="1"/>
          <w:bCs w:val="1"/>
        </w:rPr>
      </w:pPr>
      <w:bookmarkStart w:colFirst="0" w:colLast="0" w:name="_rb3kluvfpazs" w:id="3"/>
      <w:bookmarkEnd w:id="3"/>
      <w:r w:rsidDel="00000000" w:rsidR="00000000" w:rsidRPr="00000000">
        <w:rPr>
          <w:rFonts w:ascii="Arial Unicode MS" w:cs="Arial Unicode MS" w:eastAsia="Arial Unicode MS" w:hAnsi="Arial Unicode MS"/>
          <w:b w:val="1"/>
          <w:bCs w:val="1"/>
          <w:rtl w:val="0"/>
        </w:rPr>
        <w:t xml:space="preserve">例：回転対称性</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対称性というのは</w:t>
      </w:r>
      <w:r w:rsidDel="00000000" w:rsidR="00000000" w:rsidRPr="00000000">
        <w:rPr>
          <w:rFonts w:ascii="Arial Unicode MS" w:cs="Arial Unicode MS" w:eastAsia="Arial Unicode MS" w:hAnsi="Arial Unicode MS"/>
          <w:b w:val="1"/>
          <w:bCs w:val="1"/>
          <w:color w:val="cc0000"/>
          <w:rtl w:val="0"/>
        </w:rPr>
        <w:t xml:space="preserve">対象になにかの操作 (物理・数学では</w:t>
      </w:r>
      <w:commentRangeStart w:id="1"/>
      <w:r w:rsidDel="00000000" w:rsidR="00000000" w:rsidRPr="00000000">
        <w:rPr>
          <w:rFonts w:ascii="Arial Unicode MS" w:cs="Arial Unicode MS" w:eastAsia="Arial Unicode MS" w:hAnsi="Arial Unicode MS"/>
          <w:b w:val="1"/>
          <w:bCs w:val="1"/>
          <w:color w:val="cc0000"/>
          <w:rtl w:val="0"/>
        </w:rPr>
        <w:t xml:space="preserve">変換</w:t>
      </w:r>
      <w:commentRangeEnd w:id="1"/>
      <w:r w:rsidDel="00000000" w:rsidR="00000000" w:rsidRPr="00000000">
        <w:commentReference w:id="1"/>
      </w:r>
      <w:r w:rsidDel="00000000" w:rsidR="00000000" w:rsidRPr="00000000">
        <w:rPr>
          <w:rFonts w:ascii="Arial Unicode MS" w:cs="Arial Unicode MS" w:eastAsia="Arial Unicode MS" w:hAnsi="Arial Unicode MS"/>
          <w:b w:val="1"/>
          <w:bCs w:val="1"/>
          <w:color w:val="cc0000"/>
          <w:rtl w:val="0"/>
        </w:rPr>
        <w:t xml:space="preserve">と呼ぶ) をしてもその様子が変わらないという性質</w:t>
      </w:r>
      <w:r w:rsidDel="00000000" w:rsidR="00000000" w:rsidRPr="00000000">
        <w:rPr>
          <w:b w:val="1"/>
          <w:bCs w:val="1"/>
          <w:color w:val="cc0000"/>
          <w:vertAlign w:val="superscript"/>
        </w:rPr>
        <w:footnoteReference w:customMarkFollows="0" w:id="0"/>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例えば、ボールに対して回転という操作をしてもボールの見た目は変わりません。</w:t>
        <w:br w:type="textWrapping"/>
        <w:t xml:space="preserve">このときボールは回転に対して不変であり、 “回転の対称性がある” といいます。</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別の言い方をすると、</w:t>
      </w:r>
      <w:del w:author="Ai N." w:id="4" w:date="2026-03-24T04:06:38Z">
        <w:r w:rsidDel="00000000" w:rsidR="00000000" w:rsidRPr="00000000">
          <w:rPr>
            <w:rtl w:val="0"/>
          </w:rPr>
          <w:delText xml:space="preserve">操作するというのは視点を変えるということと同じです。</w:delText>
        </w:r>
      </w:del>
      <w:r w:rsidDel="00000000" w:rsidR="00000000" w:rsidRPr="00000000">
        <w:rPr>
          <w:rtl w:val="0"/>
        </w:rPr>
      </w:r>
    </w:p>
    <w:p w:rsidR="00000000" w:rsidDel="00000000" w:rsidP="00000000" w:rsidRDefault="00000000" w:rsidRPr="00000000" w14:paraId="0000000F">
      <w:pPr>
        <w:rPr>
          <w:del w:author="Ai N." w:id="9" w:date="2026-03-24T04:25:54Z"/>
        </w:rPr>
      </w:pPr>
      <w:del w:author="Ai N." w:id="5" w:date="2026-03-24T04:06:43Z">
        <w:commentRangeStart w:id="2"/>
        <w:r w:rsidDel="00000000" w:rsidR="00000000" w:rsidRPr="00000000">
          <w:rPr>
            <w:rtl w:val="0"/>
          </w:rPr>
          <w:delText xml:space="preserve">つまり、</w:delText>
        </w:r>
      </w:del>
      <w:commentRangeEnd w:id="2"/>
      <w:r w:rsidDel="00000000" w:rsidR="00000000" w:rsidRPr="00000000">
        <w:commentReference w:id="2"/>
      </w:r>
      <w:r w:rsidDel="00000000" w:rsidR="00000000" w:rsidRPr="00000000">
        <w:rPr>
          <w:rFonts w:ascii="Arial Unicode MS" w:cs="Arial Unicode MS" w:eastAsia="Arial Unicode MS" w:hAnsi="Arial Unicode MS"/>
          <w:rtl w:val="0"/>
        </w:rPr>
        <w:t xml:space="preserve">ある角度から見る人と</w:t>
      </w:r>
      <w:del w:author="Ai N." w:id="6" w:date="2026-03-24T04:29:41Z">
        <w:r w:rsidDel="00000000" w:rsidR="00000000" w:rsidRPr="00000000">
          <w:rPr>
            <w:rtl w:val="0"/>
          </w:rPr>
          <w:delText xml:space="preserve">回転して</w:delText>
        </w:r>
      </w:del>
      <w:r w:rsidDel="00000000" w:rsidR="00000000" w:rsidRPr="00000000">
        <w:rPr>
          <w:rFonts w:ascii="Arial Unicode MS" w:cs="Arial Unicode MS" w:eastAsia="Arial Unicode MS" w:hAnsi="Arial Unicode MS"/>
          <w:rtl w:val="0"/>
        </w:rPr>
        <w:t xml:space="preserve">別の角度で見る人とでボールの見え方が同じ</w:t>
      </w:r>
      <w:ins w:author="Ai N." w:id="7" w:date="2026-03-24T08:49:04Z">
        <w:r w:rsidDel="00000000" w:rsidR="00000000" w:rsidRPr="00000000">
          <w:rPr>
            <w:rtl w:val="0"/>
            <w:rPrChange w:author="Ai N." w:id="8" w:date="2026-03-24T08:49:04Z">
              <w:rPr/>
            </w:rPrChange>
          </w:rPr>
          <w:t xml:space="preserve">になるということです</w:t>
        </w:r>
      </w:ins>
      <w:del w:author="Ai N." w:id="7" w:date="2026-03-24T08:49:04Z">
        <w:r w:rsidDel="00000000" w:rsidR="00000000" w:rsidRPr="00000000">
          <w:rPr>
            <w:rtl w:val="0"/>
          </w:rPr>
          <w:delText xml:space="preserve">きを回転対称性があるといいます</w:delText>
        </w:r>
      </w:del>
      <w:r w:rsidDel="00000000" w:rsidR="00000000" w:rsidRPr="00000000">
        <w:rPr>
          <w:rFonts w:ascii="Arial Unicode MS" w:cs="Arial Unicode MS" w:eastAsia="Arial Unicode MS" w:hAnsi="Arial Unicode MS"/>
          <w:rtl w:val="0"/>
        </w:rPr>
        <w:t xml:space="preserve">。</w:t>
      </w:r>
      <w:ins w:author="Ai N." w:id="9" w:date="2026-03-24T04:25:54Z">
        <w:r w:rsidDel="00000000" w:rsidR="00000000" w:rsidRPr="00000000">
          <w:rPr>
            <w:rtl w:val="0"/>
            <w:rPrChange w:author="Ai N." w:id="10" w:date="2026-03-24T04:25:54Z">
              <w:rPr/>
            </w:rPrChange>
          </w:rPr>
          <w:t xml:space="preserve">つまり、視点を変えた(変換した)としてもその様子が変わらないことを回転対称性といいます。</w:t>
        </w:r>
      </w:ins>
      <w:del w:author="Ai N." w:id="9" w:date="2026-03-24T04:25:54Z">
        <w:r w:rsidDel="00000000" w:rsidR="00000000" w:rsidRPr="00000000">
          <w:rPr>
            <w:rtl w:val="0"/>
          </w:rPr>
        </w:r>
      </w:del>
    </w:p>
    <w:p w:rsidR="00000000" w:rsidDel="00000000" w:rsidP="00000000" w:rsidRDefault="00000000" w:rsidRPr="00000000" w14:paraId="00000010">
      <w:pPr>
        <w:rPr/>
      </w:pPr>
      <w:commentRangeStart w:id="3"/>
      <w:r w:rsidDel="00000000" w:rsidR="00000000" w:rsidRPr="00000000">
        <w:rPr/>
        <w:drawing>
          <wp:inline distB="114300" distT="114300" distL="114300" distR="114300">
            <wp:extent cx="4945415" cy="2776538"/>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945415" cy="2776538"/>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一方で、円筒の場合は底から見ると円に見えますが、横側から見ると四角形に見えます。</w:t>
        <w:br w:type="textWrapping"/>
        <w:t xml:space="preserve">そのため円筒は回転の対称性はない、ということになります。</w:t>
      </w:r>
    </w:p>
    <w:p w:rsidR="00000000" w:rsidDel="00000000" w:rsidP="00000000" w:rsidRDefault="00000000" w:rsidRPr="00000000" w14:paraId="00000013">
      <w:pPr>
        <w:rPr/>
      </w:pPr>
      <w:r w:rsidDel="00000000" w:rsidR="00000000" w:rsidRPr="00000000">
        <w:rPr/>
        <w:drawing>
          <wp:inline distB="114300" distT="114300" distL="114300" distR="114300">
            <wp:extent cx="5072063" cy="2856195"/>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072063" cy="285619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ここでは回転の変換を例に挙げましたが、そのほかにも時空の平行移動や時間の反転、鏡像反転や電荷の反転などさまざまな変換が物理にはあり、それぞれの変換に対して対象が変化しなければそれは対称性を持っているということになります。</w:t>
      </w:r>
      <w:r w:rsidDel="00000000" w:rsidR="00000000" w:rsidRPr="00000000">
        <w:rPr/>
        <w:drawing>
          <wp:inline distB="114300" distT="114300" distL="114300" distR="114300">
            <wp:extent cx="5148263" cy="2882001"/>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148263" cy="288200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rPr/>
      </w:pPr>
      <w:bookmarkStart w:colFirst="0" w:colLast="0" w:name="_1ln9zpftzuur" w:id="4"/>
      <w:bookmarkEnd w:id="4"/>
      <w:r w:rsidDel="00000000" w:rsidR="00000000" w:rsidRPr="00000000">
        <w:rPr>
          <w:rFonts w:ascii="Arial Unicode MS" w:cs="Arial Unicode MS" w:eastAsia="Arial Unicode MS" w:hAnsi="Arial Unicode MS"/>
          <w:b w:val="1"/>
          <w:bCs w:val="1"/>
          <w:rtl w:val="0"/>
        </w:rPr>
        <w:t xml:space="preserve">物理にとって大切なのは “誰から見ても変わらない” こと</w:t>
      </w:r>
      <w:r w:rsidDel="00000000" w:rsidR="00000000" w:rsidRPr="00000000">
        <w:rPr>
          <w:rtl w:val="0"/>
        </w:rPr>
      </w:r>
    </w:p>
    <w:p w:rsidR="00000000" w:rsidDel="00000000" w:rsidP="00000000" w:rsidRDefault="00000000" w:rsidRPr="00000000" w14:paraId="00000017">
      <w:pPr>
        <w:rPr/>
      </w:pPr>
      <w:ins w:author="Ai N." w:id="11" w:date="2026-03-24T09:03:07Z">
        <w:r w:rsidDel="00000000" w:rsidR="00000000" w:rsidRPr="00000000">
          <w:rPr>
            <w:rtl w:val="0"/>
            <w:rPrChange w:author="Ai N." w:id="12" w:date="2026-03-24T09:03:07Z">
              <w:rPr/>
            </w:rPrChange>
          </w:rPr>
          <w:t xml:space="preserve">（他と同様に、この段落で伝えたいことを簡単に書く。座標系・観測者の話題が唐突なので対称性の話との関連性・流れが見えるように。読む人が読んだら分かるのかもしれませんがあった方が親切かと思います。冒頭のテーマ：</w:t>
        </w:r>
        <w:r w:rsidDel="00000000" w:rsidR="00000000" w:rsidRPr="00000000">
          <w:rPr>
            <w:rtl w:val="0"/>
            <w:rPrChange w:author="Ai N." w:id="12" w:date="2026-03-24T09:03:07Z">
              <w:rPr/>
            </w:rPrChange>
          </w:rPr>
          <w:t xml:space="preserve">vol.3の今回は、自然がどのような対称性を持っており、どのようにそこから宇宙をつかさどる物理法則が導き出されるのかを見ていきましょう。に即した形で</w:t>
        </w:r>
        <w:r w:rsidDel="00000000" w:rsidR="00000000" w:rsidRPr="00000000">
          <w:rPr>
            <w:rtl w:val="0"/>
            <w:rPrChange w:author="Ai N." w:id="12" w:date="2026-03-24T09:03:07Z">
              <w:rPr/>
            </w:rPrChange>
          </w:rPr>
          <w:t xml:space="preserve">）</w:t>
        </w:r>
      </w:ins>
      <w:r w:rsidDel="00000000" w:rsidR="00000000" w:rsidRPr="00000000">
        <w:rPr>
          <w:rtl w:val="0"/>
        </w:rPr>
      </w:r>
    </w:p>
    <w:p w:rsidR="00000000" w:rsidDel="00000000" w:rsidP="00000000" w:rsidRDefault="00000000" w:rsidRPr="00000000" w14:paraId="00000018">
      <w:pPr>
        <w:pStyle w:val="Heading3"/>
        <w:rPr>
          <w:b w:val="1"/>
          <w:bCs w:val="1"/>
        </w:rPr>
      </w:pPr>
      <w:bookmarkStart w:colFirst="0" w:colLast="0" w:name="_ue87hegas32c" w:id="5"/>
      <w:bookmarkEnd w:id="5"/>
      <w:r w:rsidDel="00000000" w:rsidR="00000000" w:rsidRPr="00000000">
        <w:rPr>
          <w:rFonts w:ascii="Arial Unicode MS" w:cs="Arial Unicode MS" w:eastAsia="Arial Unicode MS" w:hAnsi="Arial Unicode MS"/>
          <w:b w:val="1"/>
          <w:bCs w:val="1"/>
          <w:rtl w:val="0"/>
        </w:rPr>
        <w:t xml:space="preserve">座標系・観測者とは</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私たちが現象を観測するとき、座標という物差しで測ります。</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座標系は縦・横・高さの3次元空間＋1次元の時間で張られるものさしの組のようなもので、運動の仕方によりそのものさしは異なります。</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例えばバスに乗っている人が手に持ったボールを真上に放り投げるとその人の視点ではそのまま真下に落ちてきます。</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しかし、その様子を地上に静止している人から見るとボールは放物運動をしているように見えます。</w:t>
        <w:br w:type="textWrapping"/>
        <w:t xml:space="preserve">ここで重要なのは</w:t>
      </w:r>
      <w:r w:rsidDel="00000000" w:rsidR="00000000" w:rsidRPr="00000000">
        <w:rPr>
          <w:rFonts w:ascii="Arial Unicode MS" w:cs="Arial Unicode MS" w:eastAsia="Arial Unicode MS" w:hAnsi="Arial Unicode MS"/>
          <w:b w:val="1"/>
          <w:bCs w:val="1"/>
          <w:color w:val="cc0000"/>
          <w:rtl w:val="0"/>
        </w:rPr>
        <w:t xml:space="preserve">観測対象 (ここではボール) と物理法則は誰から見るかには依らず、運動の見た目が変わるのはそれぞれの座標系というものさしの違い</w:t>
      </w:r>
      <w:r w:rsidDel="00000000" w:rsidR="00000000" w:rsidRPr="00000000">
        <w:rPr>
          <w:rFonts w:ascii="Arial Unicode MS" w:cs="Arial Unicode MS" w:eastAsia="Arial Unicode MS" w:hAnsi="Arial Unicode MS"/>
          <w:rtl w:val="0"/>
        </w:rPr>
        <w:t xml:space="preserve">ということです。</w:t>
      </w:r>
    </w:p>
    <w:p w:rsidR="00000000" w:rsidDel="00000000" w:rsidP="00000000" w:rsidRDefault="00000000" w:rsidRPr="00000000" w14:paraId="0000001D">
      <w:pPr>
        <w:jc w:val="center"/>
        <w:rPr/>
      </w:pPr>
      <w:r w:rsidDel="00000000" w:rsidR="00000000" w:rsidRPr="00000000">
        <w:rPr/>
        <w:drawing>
          <wp:inline distB="114300" distT="114300" distL="114300" distR="114300">
            <wp:extent cx="4082888" cy="2866527"/>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082888" cy="286652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実感が湧くように先ほどの例を数式でもう少し説明すると、地上で静止していようが、バスに乗っていようが、ボールの運動を支配する物理法則はニュートンの運動方程式です。</w:t>
      </w:r>
    </w:p>
    <w:p w:rsidR="00000000" w:rsidDel="00000000" w:rsidP="00000000" w:rsidRDefault="00000000" w:rsidRPr="00000000" w14:paraId="00000020">
      <w:pPr>
        <w:jc w:val="center"/>
        <w:rPr/>
      </w:pPr>
      <w:r w:rsidDel="00000000" w:rsidR="00000000" w:rsidRPr="00000000">
        <w:rPr/>
        <w:drawing>
          <wp:inline distB="114300" distT="114300" distL="114300" distR="114300">
            <wp:extent cx="4240050" cy="2965434"/>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240050" cy="2965434"/>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rPr/>
      </w:pPr>
      <w:bookmarkStart w:colFirst="0" w:colLast="0" w:name="_6jxjbpldllue" w:id="6"/>
      <w:bookmarkEnd w:id="6"/>
      <w:r w:rsidDel="00000000" w:rsidR="00000000" w:rsidRPr="00000000">
        <w:rPr>
          <w:rFonts w:ascii="Arial Unicode MS" w:cs="Arial Unicode MS" w:eastAsia="Arial Unicode MS" w:hAnsi="Arial Unicode MS"/>
          <w:b w:val="1"/>
          <w:bCs w:val="1"/>
          <w:rtl w:val="0"/>
        </w:rPr>
        <w:t xml:space="preserve">物理法則は対称性から導かれる</w:t>
      </w: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この2者の間で観測する視点を切り替える、つまり座標を変換するとそれぞれの運動によって見え方が変わりますが、それぞれの座標系で成立している法則自体は同じです。</w:t>
        <w:br w:type="textWrapping"/>
        <w:t xml:space="preserve">このように</w:t>
      </w:r>
      <w:r w:rsidDel="00000000" w:rsidR="00000000" w:rsidRPr="00000000">
        <w:rPr>
          <w:rFonts w:ascii="Arial Unicode MS" w:cs="Arial Unicode MS" w:eastAsia="Arial Unicode MS" w:hAnsi="Arial Unicode MS"/>
          <w:b w:val="1"/>
          <w:bCs w:val="1"/>
          <w:color w:val="cc0000"/>
          <w:rtl w:val="0"/>
        </w:rPr>
        <w:t xml:space="preserve">地上にいる人やロケットに乗っている人など、どんな観測者の座標系でも物理法則はまったく同じ形で成立しているはず、というのが現代物理学の原理</w:t>
      </w:r>
      <w:r w:rsidDel="00000000" w:rsidR="00000000" w:rsidRPr="00000000">
        <w:rPr>
          <w:rFonts w:ascii="Arial Unicode MS" w:cs="Arial Unicode MS" w:eastAsia="Arial Unicode MS" w:hAnsi="Arial Unicode MS"/>
          <w:rtl w:val="0"/>
        </w:rPr>
        <w:t xml:space="preserve">になっています。</w:t>
        <w:br w:type="textWrapping"/>
        <w:t xml:space="preserve">実際に自然を記述する基本方程式はこのような対称性を課すことによって導かれます。</w:t>
        <w:br w:type="textWrapping"/>
        <w:t xml:space="preserve">このことをもう少し具体的に以下で見ていきましょう。</w:t>
      </w:r>
    </w:p>
    <w:p w:rsidR="00000000" w:rsidDel="00000000" w:rsidP="00000000" w:rsidRDefault="00000000" w:rsidRPr="00000000" w14:paraId="00000023">
      <w:pPr>
        <w:pStyle w:val="Heading2"/>
        <w:rPr>
          <w:b w:val="1"/>
          <w:bCs w:val="1"/>
        </w:rPr>
      </w:pPr>
      <w:bookmarkStart w:colFirst="0" w:colLast="0" w:name="_1weuj95f81x9" w:id="7"/>
      <w:bookmarkEnd w:id="7"/>
      <w:r w:rsidDel="00000000" w:rsidR="00000000" w:rsidRPr="00000000">
        <w:rPr>
          <w:rFonts w:ascii="Arial Unicode MS" w:cs="Arial Unicode MS" w:eastAsia="Arial Unicode MS" w:hAnsi="Arial Unicode MS"/>
          <w:b w:val="1"/>
          <w:bCs w:val="1"/>
          <w:rtl w:val="0"/>
        </w:rPr>
        <w:t xml:space="preserve">対称性から理論をつくる</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力学や電磁気学にはじまり、素粒子の標準模型まで、対称性を課すことで運動を記述する方程式 (運動方程式) が導かれます。</w:t>
      </w:r>
    </w:p>
    <w:p w:rsidR="00000000" w:rsidDel="00000000" w:rsidP="00000000" w:rsidRDefault="00000000" w:rsidRPr="00000000" w14:paraId="00000025">
      <w:pPr>
        <w:rPr>
          <w:ins w:author="Ai N." w:id="13" w:date="2026-03-24T09:08:03Z"/>
          <w:rPrChange w:author="Ai N." w:id="14" w:date="2026-03-24T09:08:03Z">
            <w:rPr/>
          </w:rPrChange>
        </w:rPr>
      </w:pPr>
      <w:r w:rsidDel="00000000" w:rsidR="00000000" w:rsidRPr="00000000">
        <w:rPr>
          <w:rFonts w:ascii="Arial Unicode MS" w:cs="Arial Unicode MS" w:eastAsia="Arial Unicode MS" w:hAnsi="Arial Unicode MS"/>
          <w:rtl w:val="0"/>
        </w:rPr>
        <w:t xml:space="preserve">実際に理論を構築する際は、運動方程式そのものではなく系の対称性などの特徴を反映させたラグランジアンと呼ばれる関数を構築していくのですが、いくつか例を見てみましょう。</w:t>
      </w:r>
      <w:ins w:author="Ai N." w:id="13" w:date="2026-03-24T09:08:03Z">
        <w:r w:rsidDel="00000000" w:rsidR="00000000" w:rsidRPr="00000000">
          <w:rPr>
            <w:rtl w:val="0"/>
          </w:rPr>
          <w:br w:type="textWrapping"/>
        </w:r>
        <w:r w:rsidDel="00000000" w:rsidR="00000000" w:rsidRPr="00000000">
          <w:rPr>
            <w:rtl w:val="0"/>
            <w:rPrChange w:author="Ai N." w:id="14" w:date="2026-03-24T09:08:03Z">
              <w:rPr/>
            </w:rPrChange>
          </w:rPr>
          <w:t xml:space="preserve">（前段落と同様、上記内容と今回のテーマ(宇宙/自然)との関連性について簡単に追記する。特に文末の結論：</w:t>
        </w:r>
        <w:r w:rsidDel="00000000" w:rsidR="00000000" w:rsidRPr="00000000">
          <w:rPr>
            <w:b w:val="1"/>
            <w:bCs w:val="1"/>
            <w:color w:val="cc0000"/>
            <w:rtl w:val="0"/>
            <w:rPrChange w:author="Ai N." w:id="14" w:date="2026-03-24T09:08:03Z">
              <w:rPr/>
            </w:rPrChange>
          </w:rPr>
          <w:t xml:space="preserve">物理法則は単に漠然と運動方程式が存在しているのではなく宇宙がもっている対称性にもとづいて法則の形が決められています</w:t>
        </w:r>
        <w:r w:rsidDel="00000000" w:rsidR="00000000" w:rsidRPr="00000000">
          <w:rPr>
            <w:rtl w:val="0"/>
            <w:rPrChange w:author="Ai N." w:id="14" w:date="2026-03-24T09:08:03Z">
              <w:rPr/>
            </w:rPrChange>
          </w:rPr>
          <w:t xml:space="preserve">。に着地できるように。）</w:t>
        </w:r>
      </w:ins>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b w:val="1"/>
          <w:bCs w:val="1"/>
        </w:rPr>
      </w:pPr>
      <w:bookmarkStart w:colFirst="0" w:colLast="0" w:name="_3thbov2jhwgh" w:id="8"/>
      <w:bookmarkEnd w:id="8"/>
      <w:r w:rsidDel="00000000" w:rsidR="00000000" w:rsidRPr="00000000">
        <w:rPr>
          <w:rFonts w:ascii="Arial Unicode MS" w:cs="Arial Unicode MS" w:eastAsia="Arial Unicode MS" w:hAnsi="Arial Unicode MS"/>
          <w:b w:val="1"/>
          <w:bCs w:val="1"/>
          <w:rtl w:val="0"/>
        </w:rPr>
        <w:t xml:space="preserve">例1：古典力学 (ニュートンの運動方程式)</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古典力学における物体の運動はニュートンの運動方程式で記述されます。</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古典力学の理論では以下の対称性を課します：</w:t>
      </w:r>
    </w:p>
    <w:p w:rsidR="00000000" w:rsidDel="00000000" w:rsidP="00000000" w:rsidRDefault="00000000" w:rsidRPr="00000000" w14:paraId="0000002A">
      <w:pPr>
        <w:numPr>
          <w:ilvl w:val="0"/>
          <w:numId w:val="2"/>
        </w:numPr>
        <w:ind w:left="720" w:hanging="360"/>
        <w:rPr>
          <w:del w:author="Ai N." w:id="15" w:date="2026-03-24T09:13:24Z"/>
          <w:b w:val="1"/>
          <w:bCs w:val="1"/>
        </w:rPr>
      </w:pPr>
      <w:del w:author="Ai N." w:id="15" w:date="2026-03-24T09:13:24Z">
        <w:r w:rsidDel="00000000" w:rsidR="00000000" w:rsidRPr="00000000">
          <w:rPr>
            <w:b w:val="1"/>
            <w:bCs w:val="1"/>
            <w:rtl w:val="0"/>
          </w:rPr>
          <w:delText xml:space="preserve">ガリレイ対称性</w:delText>
        </w:r>
      </w:del>
    </w:p>
    <w:p w:rsidR="00000000" w:rsidDel="00000000" w:rsidP="00000000" w:rsidRDefault="00000000" w:rsidRPr="00000000" w14:paraId="0000002B">
      <w:pPr>
        <w:ind w:left="720" w:firstLine="0"/>
        <w:rPr>
          <w:del w:author="Ai N." w:id="15" w:date="2026-03-24T09:13:24Z"/>
        </w:rPr>
      </w:pPr>
      <w:del w:author="Ai N." w:id="15" w:date="2026-03-24T09:13:24Z">
        <w:r w:rsidDel="00000000" w:rsidR="00000000" w:rsidRPr="00000000">
          <w:rPr>
            <w:rtl w:val="0"/>
          </w:rPr>
          <w:delText xml:space="preserve">ガリレイ変換に対して物理法則は不変</w:delText>
          <w:br w:type="textWrapping"/>
          <w:delText xml:space="preserve">ガリレイ変換：異なる慣性系 (等速運動のみの座標系) の空間座標を結ぶ座標変換</w:delText>
        </w:r>
      </w:del>
    </w:p>
    <w:p w:rsidR="00000000" w:rsidDel="00000000" w:rsidP="00000000" w:rsidRDefault="00000000" w:rsidRPr="00000000" w14:paraId="0000002C">
      <w:pPr>
        <w:numPr>
          <w:ilvl w:val="0"/>
          <w:numId w:val="2"/>
        </w:numPr>
        <w:ind w:left="720" w:hanging="360"/>
        <w:rPr>
          <w:del w:author="Ai N." w:id="15" w:date="2026-03-24T09:13:24Z"/>
          <w:u w:val="none"/>
        </w:rPr>
      </w:pPr>
      <w:del w:author="Ai N." w:id="15" w:date="2026-03-24T09:13:24Z">
        <w:r w:rsidDel="00000000" w:rsidR="00000000" w:rsidRPr="00000000">
          <w:rPr>
            <w:b w:val="1"/>
            <w:bCs w:val="1"/>
            <w:rtl w:val="0"/>
          </w:rPr>
          <w:delText xml:space="preserve">空間の並進対称性</w:delText>
        </w:r>
        <w:r w:rsidDel="00000000" w:rsidR="00000000" w:rsidRPr="00000000">
          <w:rPr>
            <w:rtl w:val="0"/>
          </w:rPr>
          <w:br w:type="textWrapping"/>
          <w:delText xml:space="preserve">宇宙のどこにいても物理法則は不変</w:delText>
        </w:r>
      </w:del>
    </w:p>
    <w:p w:rsidR="00000000" w:rsidDel="00000000" w:rsidP="00000000" w:rsidRDefault="00000000" w:rsidRPr="00000000" w14:paraId="0000002D">
      <w:pPr>
        <w:numPr>
          <w:ilvl w:val="0"/>
          <w:numId w:val="2"/>
        </w:numPr>
        <w:ind w:left="720" w:hanging="360"/>
        <w:rPr>
          <w:del w:author="Ai N." w:id="15" w:date="2026-03-24T09:13:24Z"/>
        </w:rPr>
      </w:pPr>
      <w:del w:author="Ai N." w:id="15" w:date="2026-03-24T09:13:24Z">
        <w:r w:rsidDel="00000000" w:rsidR="00000000" w:rsidRPr="00000000">
          <w:rPr>
            <w:b w:val="1"/>
            <w:bCs w:val="1"/>
            <w:rtl w:val="0"/>
          </w:rPr>
          <w:delText xml:space="preserve">空間の回転対称性</w:delText>
        </w:r>
        <w:r w:rsidDel="00000000" w:rsidR="00000000" w:rsidRPr="00000000">
          <w:rPr>
            <w:rtl w:val="0"/>
          </w:rPr>
          <w:br w:type="textWrapping"/>
          <w:delText xml:space="preserve">ぐるっと回してみても物理法則は不変</w:delText>
        </w:r>
      </w:del>
    </w:p>
    <w:p w:rsidR="00000000" w:rsidDel="00000000" w:rsidP="00000000" w:rsidRDefault="00000000" w:rsidRPr="00000000" w14:paraId="0000002E">
      <w:pPr>
        <w:numPr>
          <w:ilvl w:val="0"/>
          <w:numId w:val="2"/>
        </w:numPr>
        <w:ind w:left="720" w:hanging="360"/>
        <w:rPr>
          <w:u w:val="none"/>
        </w:rPr>
      </w:pPr>
      <w:del w:author="Ai N." w:id="15" w:date="2026-03-24T09:13:24Z">
        <w:r w:rsidDel="00000000" w:rsidR="00000000" w:rsidRPr="00000000">
          <w:rPr>
            <w:b w:val="1"/>
            <w:bCs w:val="1"/>
            <w:rtl w:val="0"/>
          </w:rPr>
          <w:delText xml:space="preserve">時間の並進対称性</w:delText>
        </w:r>
        <w:r w:rsidDel="00000000" w:rsidR="00000000" w:rsidRPr="00000000">
          <w:rPr>
            <w:rtl w:val="0"/>
          </w:rPr>
          <w:br w:type="textWrapping"/>
          <w:delText xml:space="preserve">過去から未来まで物理法則は不変</w:delText>
        </w:r>
      </w:del>
      <w:r w:rsidDel="00000000" w:rsidR="00000000" w:rsidRPr="00000000">
        <w:rPr>
          <w:rtl w:val="0"/>
        </w:rPr>
      </w:r>
    </w:p>
    <w:p w:rsidR="00000000" w:rsidDel="00000000" w:rsidP="00000000" w:rsidRDefault="00000000" w:rsidRPr="00000000" w14:paraId="0000002F">
      <w:pPr>
        <w:rPr>
          <w:ins w:author="Ai N." w:id="16" w:date="2026-03-24T09:11:49Z"/>
        </w:rPr>
      </w:pPr>
      <w:ins w:author="Ai N." w:id="16" w:date="2026-03-24T09:11:49Z">
        <w:commentRangeStart w:id="4"/>
        <w:r w:rsidDel="00000000" w:rsidR="00000000" w:rsidRPr="00000000">
          <w:rPr>
            <w:rtl w:val="0"/>
          </w:rPr>
        </w:r>
      </w:ins>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55"/>
        <w:tblGridChange w:id="0">
          <w:tblGrid>
            <w:gridCol w:w="2445"/>
            <w:gridCol w:w="6555"/>
          </w:tblGrid>
        </w:tblGridChange>
      </w:tblGrid>
      <w:tr>
        <w:trPr>
          <w:cantSplit w:val="0"/>
          <w:tblHeader w:val="0"/>
          <w:ins w:author="Ai N." w:id="16" w:date="2026-03-24T09:11:49Z"/>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i N." w:id="16" w:date="2026-03-24T09:11:49Z"/>
                <w:rPrChange w:author="Ai N." w:id="17" w:date="2026-03-24T09:11:49Z">
                  <w:rPr/>
                </w:rPrChange>
              </w:rPr>
            </w:pPr>
            <w:ins w:author="Ai N." w:id="16" w:date="2026-03-24T09:11:49Z">
              <w:commentRangeStart w:id="4"/>
              <w:commentRangeEnd w:id="4"/>
              <w:r w:rsidDel="00000000" w:rsidR="00000000" w:rsidRPr="00000000">
                <w:commentReference w:id="4"/>
              </w:r>
              <w:r w:rsidDel="00000000" w:rsidR="00000000" w:rsidRPr="00000000">
                <w:rPr>
                  <w:rtl w:val="0"/>
                  <w:rPrChange w:author="Ai N." w:id="17" w:date="2026-03-24T09:11:49Z">
                    <w:rPr/>
                  </w:rPrChange>
                </w:rPr>
                <w:t xml:space="preserve">ガリレイ対称性</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ins w:author="Ai N." w:id="16" w:date="2026-03-24T09:11:49Z"/>
                <w:rPrChange w:author="Ai N." w:id="17" w:date="2026-03-24T09:11:49Z">
                  <w:rPr/>
                </w:rPrChange>
              </w:rPr>
            </w:pPr>
            <w:ins w:author="Ai N." w:id="16" w:date="2026-03-24T09:11:49Z">
              <w:r w:rsidDel="00000000" w:rsidR="00000000" w:rsidRPr="00000000">
                <w:rPr>
                  <w:rtl w:val="0"/>
                  <w:rPrChange w:author="Ai N." w:id="17" w:date="2026-03-24T09:11:49Z">
                    <w:rPr/>
                  </w:rPrChange>
                </w:rPr>
                <w:t xml:space="preserve">ガリレイ変換(異なる慣性系)の空間座標を結ぶ座標変換に対しして物理法則は不変</w:t>
              </w:r>
              <w:r w:rsidDel="00000000" w:rsidR="00000000" w:rsidRPr="00000000">
                <w:rPr>
                  <w:rtl w:val="0"/>
                </w:rPr>
              </w:r>
            </w:ins>
          </w:p>
        </w:tc>
      </w:tr>
      <w:tr>
        <w:trPr>
          <w:cantSplit w:val="0"/>
          <w:tblHeader w:val="0"/>
          <w:ins w:author="Ai N." w:id="16" w:date="2026-03-24T09:11:49Z"/>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i N." w:id="16" w:date="2026-03-24T09:11:49Z"/>
                <w:rPrChange w:author="Ai N." w:id="17" w:date="2026-03-24T09:11:49Z">
                  <w:rPr/>
                </w:rPrChange>
              </w:rPr>
            </w:pPr>
            <w:ins w:author="Ai N." w:id="16" w:date="2026-03-24T09:11:49Z">
              <w:r w:rsidDel="00000000" w:rsidR="00000000" w:rsidRPr="00000000">
                <w:rPr>
                  <w:rtl w:val="0"/>
                  <w:rPrChange w:author="Ai N." w:id="17" w:date="2026-03-24T09:11:49Z">
                    <w:rPr/>
                  </w:rPrChange>
                </w:rPr>
                <w:t xml:space="preserve">空間の並進対称性</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i N." w:id="16" w:date="2026-03-24T09:11:49Z"/>
                <w:rPrChange w:author="Ai N." w:id="17" w:date="2026-03-24T09:11:49Z">
                  <w:rPr/>
                </w:rPrChange>
              </w:rPr>
            </w:pPr>
            <w:ins w:author="Ai N." w:id="16" w:date="2026-03-24T09:11:49Z">
              <w:r w:rsidDel="00000000" w:rsidR="00000000" w:rsidRPr="00000000">
                <w:rPr>
                  <w:rtl w:val="0"/>
                  <w:rPrChange w:author="Ai N." w:id="17" w:date="2026-03-24T09:11:49Z">
                    <w:rPr/>
                  </w:rPrChange>
                </w:rPr>
                <w:t xml:space="preserve">宇宙のどこにいても物理法則は不変</w:t>
              </w:r>
            </w:ins>
          </w:p>
        </w:tc>
      </w:tr>
      <w:tr>
        <w:trPr>
          <w:cantSplit w:val="0"/>
          <w:tblHeader w:val="0"/>
          <w:ins w:author="Ai N." w:id="16" w:date="2026-03-24T09:11:49Z"/>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i N." w:id="16" w:date="2026-03-24T09:11:49Z"/>
                <w:rPrChange w:author="Ai N." w:id="17" w:date="2026-03-24T09:11:49Z">
                  <w:rPr/>
                </w:rPrChange>
              </w:rPr>
            </w:pPr>
            <w:ins w:author="Ai N." w:id="16" w:date="2026-03-24T09:11:49Z">
              <w:r w:rsidDel="00000000" w:rsidR="00000000" w:rsidRPr="00000000">
                <w:rPr>
                  <w:rtl w:val="0"/>
                  <w:rPrChange w:author="Ai N." w:id="17" w:date="2026-03-24T09:11:49Z">
                    <w:rPr/>
                  </w:rPrChange>
                </w:rPr>
                <w:t xml:space="preserve">空間の回転対称性</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i N." w:id="16" w:date="2026-03-24T09:11:49Z"/>
                <w:rPrChange w:author="Ai N." w:id="17" w:date="2026-03-24T09:11:49Z">
                  <w:rPr/>
                </w:rPrChange>
              </w:rPr>
            </w:pPr>
            <w:ins w:author="Ai N." w:id="16" w:date="2026-03-24T09:11:49Z">
              <w:r w:rsidDel="00000000" w:rsidR="00000000" w:rsidRPr="00000000">
                <w:rPr>
                  <w:rtl w:val="0"/>
                  <w:rPrChange w:author="Ai N." w:id="17" w:date="2026-03-24T09:11:49Z">
                    <w:rPr/>
                  </w:rPrChange>
                </w:rPr>
                <w:t xml:space="preserve">360度回転しても物理法則は不変</w:t>
              </w:r>
            </w:ins>
          </w:p>
        </w:tc>
      </w:tr>
      <w:tr>
        <w:trPr>
          <w:cantSplit w:val="0"/>
          <w:tblHeader w:val="0"/>
          <w:ins w:author="Ai N." w:id="16" w:date="2026-03-24T09:11:49Z"/>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i N." w:id="16" w:date="2026-03-24T09:11:49Z"/>
                <w:rPrChange w:author="Ai N." w:id="17" w:date="2026-03-24T09:11:49Z">
                  <w:rPr/>
                </w:rPrChange>
              </w:rPr>
            </w:pPr>
            <w:ins w:author="Ai N." w:id="16" w:date="2026-03-24T09:11:49Z">
              <w:r w:rsidDel="00000000" w:rsidR="00000000" w:rsidRPr="00000000">
                <w:rPr>
                  <w:rtl w:val="0"/>
                  <w:rPrChange w:author="Ai N." w:id="17" w:date="2026-03-24T09:11:49Z">
                    <w:rPr/>
                  </w:rPrChange>
                </w:rPr>
                <w:t xml:space="preserve">時間の並進対称性</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i N." w:id="16" w:date="2026-03-24T09:11:49Z"/>
                <w:rPrChange w:author="Ai N." w:id="17" w:date="2026-03-24T09:11:49Z">
                  <w:rPr/>
                </w:rPrChange>
              </w:rPr>
            </w:pPr>
            <w:ins w:author="Ai N." w:id="16" w:date="2026-03-24T09:11:49Z">
              <w:r w:rsidDel="00000000" w:rsidR="00000000" w:rsidRPr="00000000">
                <w:rPr>
                  <w:rtl w:val="0"/>
                  <w:rPrChange w:author="Ai N." w:id="17" w:date="2026-03-24T09:11:49Z">
                    <w:rPr/>
                  </w:rPrChange>
                </w:rPr>
                <w:t xml:space="preserve">過去から未来まで物理法則は不変</w:t>
              </w:r>
            </w:ins>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left="0" w:firstLine="0"/>
        <w:jc w:val="center"/>
        <w:rPr/>
      </w:pPr>
      <w:r w:rsidDel="00000000" w:rsidR="00000000" w:rsidRPr="00000000">
        <w:rPr/>
        <w:drawing>
          <wp:inline distB="114300" distT="114300" distL="114300" distR="114300">
            <wp:extent cx="3853421" cy="3697819"/>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853421" cy="369781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Fonts w:ascii="Arial Unicode MS" w:cs="Arial Unicode MS" w:eastAsia="Arial Unicode MS" w:hAnsi="Arial Unicode MS"/>
          <w:rtl w:val="0"/>
        </w:rPr>
        <w:t xml:space="preserve">物体の速度をvとしたときにこれらの変換に対して不変を保つ</w:t>
      </w:r>
      <w:commentRangeStart w:id="5"/>
      <w:r w:rsidDel="00000000" w:rsidR="00000000" w:rsidRPr="00000000">
        <w:rPr>
          <w:rFonts w:ascii="Arial Unicode MS" w:cs="Arial Unicode MS" w:eastAsia="Arial Unicode MS" w:hAnsi="Arial Unicode MS"/>
          <w:rtl w:val="0"/>
        </w:rPr>
        <w:t xml:space="preserve">ラグランジアン</w:t>
      </w:r>
      <w:commentRangeEnd w:id="5"/>
      <w:r w:rsidDel="00000000" w:rsidR="00000000" w:rsidRPr="00000000">
        <w:commentReference w:id="5"/>
      </w:r>
      <w:r w:rsidDel="00000000" w:rsidR="00000000" w:rsidRPr="00000000">
        <w:rPr>
          <w:rFonts w:ascii="Arial Unicode MS" w:cs="Arial Unicode MS" w:eastAsia="Arial Unicode MS" w:hAnsi="Arial Unicode MS"/>
          <w:rtl w:val="0"/>
        </w:rPr>
        <w:t xml:space="preserve">は</w:t>
      </w:r>
    </w:p>
    <w:p w:rsidR="00000000" w:rsidDel="00000000" w:rsidP="00000000" w:rsidRDefault="00000000" w:rsidRPr="00000000" w14:paraId="0000003C">
      <w:pPr>
        <w:ind w:left="0" w:firstLine="0"/>
        <w:rPr/>
      </w:pPr>
      <w:hyperlink r:id="rId14">
        <w:r w:rsidDel="00000000" w:rsidR="00000000" w:rsidRPr="00000000">
          <w:rPr/>
          <w:drawing>
            <wp:inline distB="19050" distT="19050" distL="19050" distR="19050">
              <wp:extent cx="818631" cy="368960"/>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818631" cy="36896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Fonts w:ascii="Arial Unicode MS" w:cs="Arial Unicode MS" w:eastAsia="Arial Unicode MS" w:hAnsi="Arial Unicode MS"/>
          <w:rtl w:val="0"/>
        </w:rPr>
        <w:t xml:space="preserve">という形で一意的に決まってしまいます。</w:t>
      </w:r>
    </w:p>
    <w:p w:rsidR="00000000" w:rsidDel="00000000" w:rsidP="00000000" w:rsidRDefault="00000000" w:rsidRPr="00000000" w14:paraId="0000003E">
      <w:pPr>
        <w:ind w:left="0" w:firstLine="0"/>
        <w:rPr/>
      </w:pPr>
      <w:r w:rsidDel="00000000" w:rsidR="00000000" w:rsidRPr="00000000">
        <w:rPr>
          <w:rFonts w:ascii="Arial Unicode MS" w:cs="Arial Unicode MS" w:eastAsia="Arial Unicode MS" w:hAnsi="Arial Unicode MS"/>
          <w:rtl w:val="0"/>
        </w:rPr>
        <w:t xml:space="preserve">これが相互作用をしない自由粒子の運動を記述するラグランジアンになっており、これを最小作用の原理</w:t>
      </w:r>
    </w:p>
    <w:p w:rsidR="00000000" w:rsidDel="00000000" w:rsidP="00000000" w:rsidRDefault="00000000" w:rsidRPr="00000000" w14:paraId="0000003F">
      <w:pPr>
        <w:ind w:left="0" w:firstLine="0"/>
        <w:rPr/>
      </w:pPr>
      <w:hyperlink r:id="rId16">
        <w:r w:rsidDel="00000000" w:rsidR="00000000" w:rsidRPr="00000000">
          <w:rPr/>
          <w:drawing>
            <wp:inline distB="19050" distT="19050" distL="19050" distR="19050">
              <wp:extent cx="1816654" cy="408747"/>
              <wp:effectExtent b="0" l="0" r="0" t="0"/>
              <wp:docPr id="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816654" cy="408747"/>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Fonts w:ascii="Arial Unicode MS" w:cs="Arial Unicode MS" w:eastAsia="Arial Unicode MS" w:hAnsi="Arial Unicode MS"/>
          <w:rtl w:val="0"/>
        </w:rPr>
        <w:t xml:space="preserve">に入れることで自由粒子の運動方程式を得ることができます。</w:t>
      </w:r>
    </w:p>
    <w:p w:rsidR="00000000" w:rsidDel="00000000" w:rsidP="00000000" w:rsidRDefault="00000000" w:rsidRPr="00000000" w14:paraId="00000041">
      <w:pPr>
        <w:ind w:left="0" w:firstLine="0"/>
        <w:rPr/>
      </w:pPr>
      <w:r w:rsidDel="00000000" w:rsidR="00000000" w:rsidRPr="00000000">
        <w:rPr>
          <w:rFonts w:ascii="Arial Unicode MS" w:cs="Arial Unicode MS" w:eastAsia="Arial Unicode MS" w:hAnsi="Arial Unicode MS"/>
          <w:rtl w:val="0"/>
        </w:rPr>
        <w:t xml:space="preserve">ここまでのラグランジアンの構築のLandau-Lifshitzの力学に載っている有名な議論ですので、詳細はそちらをご覧ください。</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Fonts w:ascii="Arial Unicode MS" w:cs="Arial Unicode MS" w:eastAsia="Arial Unicode MS" w:hAnsi="Arial Unicode MS"/>
          <w:rtl w:val="0"/>
        </w:rPr>
        <w:t xml:space="preserve">このようにして対称性を理論に課すことで古典的な物体の運動を予測する方程式を導くことができます。</w:t>
      </w:r>
    </w:p>
    <w:p w:rsidR="00000000" w:rsidDel="00000000" w:rsidP="00000000" w:rsidRDefault="00000000" w:rsidRPr="00000000" w14:paraId="00000044">
      <w:pPr>
        <w:pStyle w:val="Heading3"/>
        <w:rPr>
          <w:b w:val="1"/>
          <w:bCs w:val="1"/>
        </w:rPr>
      </w:pPr>
      <w:bookmarkStart w:colFirst="0" w:colLast="0" w:name="_rrddb737pyu9" w:id="9"/>
      <w:bookmarkEnd w:id="9"/>
      <w:r w:rsidDel="00000000" w:rsidR="00000000" w:rsidRPr="00000000">
        <w:rPr>
          <w:rFonts w:ascii="Arial Unicode MS" w:cs="Arial Unicode MS" w:eastAsia="Arial Unicode MS" w:hAnsi="Arial Unicode MS"/>
          <w:b w:val="1"/>
          <w:bCs w:val="1"/>
          <w:rtl w:val="0"/>
        </w:rPr>
        <w:t xml:space="preserve">例2：素粒子の標準模型</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素粒子物理における運動方程式はvol.2でお見せしたラグランジアンによって与えられます。</w:t>
      </w:r>
    </w:p>
    <w:p w:rsidR="00000000" w:rsidDel="00000000" w:rsidP="00000000" w:rsidRDefault="00000000" w:rsidRPr="00000000" w14:paraId="00000046">
      <w:pPr>
        <w:rPr/>
      </w:pPr>
      <w:r w:rsidDel="00000000" w:rsidR="00000000" w:rsidRPr="00000000">
        <w:rPr/>
        <w:drawing>
          <wp:inline distB="114300" distT="114300" distL="114300" distR="114300">
            <wp:extent cx="5731200" cy="4432300"/>
            <wp:effectExtent b="0" l="0" r="0" t="0"/>
            <wp:docPr id="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この長い数式も古典力学同様に、以下のような対称性を理論に課すことで構築されています。</w:t>
      </w:r>
    </w:p>
    <w:p w:rsidR="00000000" w:rsidDel="00000000" w:rsidP="00000000" w:rsidRDefault="00000000" w:rsidRPr="00000000" w14:paraId="00000048">
      <w:pPr>
        <w:numPr>
          <w:ilvl w:val="0"/>
          <w:numId w:val="1"/>
        </w:numPr>
        <w:ind w:left="720" w:hanging="360"/>
        <w:rPr>
          <w:del w:author="Ai N." w:id="18" w:date="2026-03-24T09:38:28Z"/>
          <w:u w:val="none"/>
        </w:rPr>
      </w:pPr>
      <w:del w:author="Ai N." w:id="18" w:date="2026-03-24T09:38:28Z">
        <w:r w:rsidDel="00000000" w:rsidR="00000000" w:rsidRPr="00000000">
          <w:rPr>
            <w:b w:val="1"/>
            <w:bCs w:val="1"/>
            <w:rtl w:val="0"/>
          </w:rPr>
          <w:delText xml:space="preserve">ローレンツ対称性</w:delText>
        </w:r>
        <w:r w:rsidDel="00000000" w:rsidR="00000000" w:rsidRPr="00000000">
          <w:rPr>
            <w:rtl w:val="0"/>
          </w:rPr>
          <w:br w:type="textWrapping"/>
          <w:delText xml:space="preserve">ガリレイ変換の相対論版、つまり空間だけでなく時間も合わせた時空の対称性。</w:delText>
          <w:br w:type="textWrapping"/>
          <w:delText xml:space="preserve">異なる慣性系の間の時空の変換に対して物理法則は不変。</w:delText>
        </w:r>
      </w:del>
    </w:p>
    <w:p w:rsidR="00000000" w:rsidDel="00000000" w:rsidP="00000000" w:rsidRDefault="00000000" w:rsidRPr="00000000" w14:paraId="00000049">
      <w:pPr>
        <w:numPr>
          <w:ilvl w:val="0"/>
          <w:numId w:val="1"/>
        </w:numPr>
        <w:ind w:left="720" w:hanging="360"/>
        <w:rPr>
          <w:u w:val="none"/>
        </w:rPr>
      </w:pPr>
      <w:del w:author="Ai N." w:id="18" w:date="2026-03-24T09:38:28Z">
        <w:r w:rsidDel="00000000" w:rsidR="00000000" w:rsidRPr="00000000">
          <w:rPr>
            <w:b w:val="1"/>
            <w:bCs w:val="1"/>
            <w:rtl w:val="0"/>
          </w:rPr>
          <w:delText xml:space="preserve">局所ゲージ対称性</w:delText>
        </w:r>
        <w:r w:rsidDel="00000000" w:rsidR="00000000" w:rsidRPr="00000000">
          <w:rPr>
            <w:rtl w:val="0"/>
          </w:rPr>
          <w:br w:type="textWrapping"/>
          <w:delText xml:space="preserve">内部自由度に対する変換を時空の各点で独立に行なっても物理が変わらないという対称性。</w:delText>
          <w:br w:type="textWrapping"/>
          <w:delText xml:space="preserve">各点ごとの変換の違いを補正するためにゲージ場 (幾何的には接続) が導入され、これが素粒子間の相互作用として現れる。</w:delText>
        </w:r>
      </w:del>
      <w:r w:rsidDel="00000000" w:rsidR="00000000" w:rsidRPr="00000000">
        <w:rPr>
          <w:rtl w:val="0"/>
        </w:rPr>
      </w:r>
    </w:p>
    <w:p w:rsidR="00000000" w:rsidDel="00000000" w:rsidP="00000000" w:rsidRDefault="00000000" w:rsidRPr="00000000" w14:paraId="0000004A">
      <w:pPr>
        <w:ind w:left="0" w:firstLine="0"/>
        <w:rPr>
          <w:ins w:author="Ai N." w:id="19" w:date="2026-03-24T09:21:49Z"/>
        </w:rPr>
      </w:pPr>
      <w:ins w:author="Ai N." w:id="19" w:date="2026-03-24T09:21:49Z">
        <w:commentRangeStart w:id="6"/>
        <w:r w:rsidDel="00000000" w:rsidR="00000000" w:rsidRPr="00000000">
          <w:rPr>
            <w:rtl w:val="0"/>
          </w:rPr>
        </w:r>
      </w:ins>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6195"/>
        <w:tblGridChange w:id="0">
          <w:tblGrid>
            <w:gridCol w:w="2805"/>
            <w:gridCol w:w="6195"/>
          </w:tblGrid>
        </w:tblGridChange>
      </w:tblGrid>
      <w:tr>
        <w:trPr>
          <w:cantSplit w:val="0"/>
          <w:tblHeader w:val="0"/>
          <w:ins w:author="Ai N." w:id="19" w:date="2026-03-24T09:21:49Z"/>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i N." w:id="19" w:date="2026-03-24T09:21:49Z"/>
                <w:rPrChange w:author="Ai N." w:id="20" w:date="2026-03-24T09:21:49Z">
                  <w:rPr/>
                </w:rPrChange>
              </w:rPr>
            </w:pPr>
            <w:ins w:author="Ai N." w:id="19" w:date="2026-03-24T09:21:49Z">
              <w:commentRangeStart w:id="6"/>
              <w:commentRangeEnd w:id="6"/>
              <w:r w:rsidDel="00000000" w:rsidR="00000000" w:rsidRPr="00000000">
                <w:commentReference w:id="6"/>
              </w:r>
              <w:r w:rsidDel="00000000" w:rsidR="00000000" w:rsidRPr="00000000">
                <w:rPr>
                  <w:rtl w:val="0"/>
                  <w:rPrChange w:author="Ai N." w:id="20" w:date="2026-03-24T09:21:49Z">
                    <w:rPr/>
                  </w:rPrChange>
                </w:rPr>
                <w:t xml:space="preserve">ローレンツ対称性</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i N." w:id="19" w:date="2026-03-24T09:21:49Z"/>
                <w:rPrChange w:author="Ai N." w:id="20" w:date="2026-03-24T09:21:49Z">
                  <w:rPr/>
                </w:rPrChange>
              </w:rPr>
            </w:pPr>
            <w:ins w:author="Ai N." w:id="19" w:date="2026-03-24T09:21:49Z">
              <w:r w:rsidDel="00000000" w:rsidR="00000000" w:rsidRPr="00000000">
                <w:rPr>
                  <w:rtl w:val="0"/>
                  <w:rPrChange w:author="Ai N." w:id="20" w:date="2026-03-24T09:21:49Z">
                    <w:rPr/>
                  </w:rPrChange>
                </w:rPr>
                <w:t xml:space="preserve">空間だけでなく時間も合わせた時空の対称性。</w:t>
                <w:br w:type="textWrapping"/>
                <w:t xml:space="preserve">異なる慣性系の間の時空の変換に対して物理法則は不変。</w:t>
              </w:r>
            </w:ins>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i N." w:id="19" w:date="2026-03-24T09:21:49Z"/>
                <w:rPrChange w:author="Ai N." w:id="20" w:date="2026-03-24T09:21:49Z">
                  <w:rPr/>
                </w:rPrChange>
              </w:rPr>
            </w:pPr>
            <w:ins w:author="Ai N." w:id="19" w:date="2026-03-24T09:21:49Z">
              <w:r w:rsidDel="00000000" w:rsidR="00000000" w:rsidRPr="00000000">
                <w:rPr>
                  <w:rtl w:val="0"/>
                  <w:rPrChange w:author="Ai N." w:id="20" w:date="2026-03-24T09:21:49Z">
                    <w:rPr/>
                  </w:rPrChange>
                </w:rPr>
                <w:t xml:space="preserve">(ガリレイ変換の相対論)</w:t>
              </w:r>
            </w:ins>
          </w:p>
        </w:tc>
      </w:tr>
      <w:tr>
        <w:trPr>
          <w:cantSplit w:val="0"/>
          <w:tblHeader w:val="0"/>
          <w:ins w:author="Ai N." w:id="19" w:date="2026-03-24T09:21:49Z"/>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i N." w:id="19" w:date="2026-03-24T09:21:49Z"/>
                <w:rPrChange w:author="Ai N." w:id="20" w:date="2026-03-24T09:21:49Z">
                  <w:rPr/>
                </w:rPrChange>
              </w:rPr>
            </w:pPr>
            <w:ins w:author="Ai N." w:id="19" w:date="2026-03-24T09:21:49Z">
              <w:r w:rsidDel="00000000" w:rsidR="00000000" w:rsidRPr="00000000">
                <w:rPr>
                  <w:rtl w:val="0"/>
                  <w:rPrChange w:author="Ai N." w:id="20" w:date="2026-03-24T09:21:49Z">
                    <w:rPr/>
                  </w:rPrChange>
                </w:rPr>
                <w:t xml:space="preserve">局所ゲージ対称性</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i N." w:id="19" w:date="2026-03-24T09:21:49Z"/>
                <w:rPrChange w:author="Ai N." w:id="20" w:date="2026-03-24T09:21:49Z">
                  <w:rPr/>
                </w:rPrChange>
              </w:rPr>
            </w:pPr>
            <w:ins w:author="Ai N." w:id="19" w:date="2026-03-24T09:21:49Z">
              <w:r w:rsidDel="00000000" w:rsidR="00000000" w:rsidRPr="00000000">
                <w:rPr>
                  <w:rtl w:val="0"/>
                  <w:rPrChange w:author="Ai N." w:id="20" w:date="2026-03-24T09:21:49Z">
                    <w:rPr/>
                  </w:rPrChange>
                </w:rPr>
                <w:t xml:space="preserve">内部自由度に対する変換を時空の各点で独立に行っても</w:t>
              </w:r>
              <w:r w:rsidDel="00000000" w:rsidR="00000000" w:rsidRPr="00000000">
                <w:rPr>
                  <w:rtl w:val="0"/>
                  <w:rPrChange w:author="Ai N." w:id="20" w:date="2026-03-24T09:21:49Z">
                    <w:rPr/>
                  </w:rPrChange>
                </w:rPr>
                <w:t xml:space="preserve">物理が変わらないという対称性。</w:t>
                <w:br w:type="textWrapping"/>
              </w:r>
              <w:r w:rsidDel="00000000" w:rsidR="00000000" w:rsidRPr="00000000">
                <w:rPr>
                  <w:color w:val="1f1f1f"/>
                  <w:sz w:val="21"/>
                  <w:szCs w:val="21"/>
                  <w:highlight w:val="white"/>
                  <w:rtl w:val="0"/>
                  <w:rPrChange w:author="Ai N." w:id="20" w:date="2026-03-24T09:21:49Z">
                    <w:rPr/>
                  </w:rPrChange>
                </w:rPr>
                <w:t xml:space="preserve">＊＊＊＊＊に対して</w:t>
              </w:r>
              <w:r w:rsidDel="00000000" w:rsidR="00000000" w:rsidRPr="00000000">
                <w:rPr>
                  <w:color w:val="1f1f1f"/>
                  <w:sz w:val="21"/>
                  <w:szCs w:val="21"/>
                  <w:highlight w:val="white"/>
                  <w:rtl w:val="0"/>
                  <w:rPrChange w:author="Ai N." w:id="20" w:date="2026-03-24T09:21:49Z">
                    <w:rPr/>
                  </w:rPrChange>
                </w:rPr>
                <w:t xml:space="preserve">物理法則は不変。</w:t>
              </w:r>
              <w:r w:rsidDel="00000000" w:rsidR="00000000" w:rsidRPr="00000000">
                <w:rPr>
                  <w:rtl w:val="0"/>
                </w:rPr>
              </w:r>
            </w:ins>
          </w:p>
          <w:p w:rsidR="00000000" w:rsidDel="00000000" w:rsidP="00000000" w:rsidRDefault="00000000" w:rsidRPr="00000000" w14:paraId="00000050">
            <w:pPr>
              <w:ind w:left="0" w:firstLine="0"/>
              <w:rPr>
                <w:ins w:author="Ai N." w:id="19" w:date="2026-03-24T09:21:49Z"/>
                <w:rPrChange w:author="Ai N." w:id="20" w:date="2026-03-24T09:21:49Z">
                  <w:rPr/>
                </w:rPrChange>
              </w:rPr>
            </w:pPr>
            <w:ins w:author="Ai N." w:id="19" w:date="2026-03-24T09:21:49Z">
              <w:r w:rsidDel="00000000" w:rsidR="00000000" w:rsidRPr="00000000">
                <w:rPr>
                  <w:rtl w:val="0"/>
                  <w:rPrChange w:author="Ai N." w:id="20" w:date="2026-03-24T09:21:49Z">
                    <w:rPr/>
                  </w:rPrChange>
                </w:rPr>
                <w:t xml:space="preserve">(</w:t>
              </w:r>
              <w:r w:rsidDel="00000000" w:rsidR="00000000" w:rsidRPr="00000000">
                <w:rPr>
                  <w:rtl w:val="0"/>
                  <w:rPrChange w:author="Ai N." w:id="20" w:date="2026-03-24T09:21:49Z">
                    <w:rPr/>
                  </w:rPrChange>
                </w:rPr>
                <w:t xml:space="preserve">各点ごとの変換の違いを補正するためにゲージ場 (幾何的には接続) が導入され、これが素粒子間の相互作用として現れる。)</w:t>
              </w:r>
              <w:r w:rsidDel="00000000" w:rsidR="00000000" w:rsidRPr="00000000">
                <w:rPr>
                  <w:rtl w:val="0"/>
                </w:rPr>
              </w:r>
            </w:ins>
          </w:p>
        </w:tc>
      </w:tr>
    </w:tbl>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Fonts w:ascii="Arial Unicode MS" w:cs="Arial Unicode MS" w:eastAsia="Arial Unicode MS" w:hAnsi="Arial Unicode MS"/>
          <w:rtl w:val="0"/>
        </w:rPr>
        <w:t xml:space="preserve">本記事ではこれらの詳細には踏み込みませんが、坂本 眞人氏</w:t>
      </w:r>
      <w:ins w:author="Ai N." w:id="21" w:date="2026-03-24T03:15:29Z">
        <w:r w:rsidDel="00000000" w:rsidR="00000000" w:rsidRPr="00000000">
          <w:rPr>
            <w:rtl w:val="0"/>
            <w:rPrChange w:author="Ai N." w:id="22" w:date="2026-03-24T03:15:29Z">
              <w:rPr/>
            </w:rPrChange>
          </w:rPr>
          <w:t xml:space="preserve">の著書『</w:t>
        </w:r>
      </w:ins>
      <w:del w:author="Ai N." w:id="21" w:date="2026-03-24T03:15:29Z">
        <w:r w:rsidDel="00000000" w:rsidR="00000000" w:rsidRPr="00000000">
          <w:rPr>
            <w:rtl w:val="0"/>
          </w:rPr>
          <w:delText xml:space="preserve">「</w:delText>
        </w:r>
      </w:del>
      <w:r w:rsidDel="00000000" w:rsidR="00000000" w:rsidRPr="00000000">
        <w:rPr>
          <w:rFonts w:ascii="Arial Unicode MS" w:cs="Arial Unicode MS" w:eastAsia="Arial Unicode MS" w:hAnsi="Arial Unicode MS"/>
          <w:rtl w:val="0"/>
        </w:rPr>
        <w:t xml:space="preserve">場の量子論：不変性と自由場を中心にして (裳華房)</w:t>
      </w:r>
      <w:ins w:author="Ai N." w:id="23" w:date="2026-03-24T03:15:40Z">
        <w:r w:rsidDel="00000000" w:rsidR="00000000" w:rsidRPr="00000000">
          <w:rPr>
            <w:rtl w:val="0"/>
            <w:rPrChange w:author="Ai N." w:id="24" w:date="2026-03-24T03:15:40Z">
              <w:rPr/>
            </w:rPrChange>
          </w:rPr>
          <w:t xml:space="preserve">』</w:t>
        </w:r>
      </w:ins>
      <w:del w:author="Ai N." w:id="23" w:date="2026-03-24T03:15:40Z">
        <w:r w:rsidDel="00000000" w:rsidR="00000000" w:rsidRPr="00000000">
          <w:rPr>
            <w:rtl w:val="0"/>
          </w:rPr>
          <w:delText xml:space="preserve">」</w:delText>
        </w:r>
      </w:del>
      <w:r w:rsidDel="00000000" w:rsidR="00000000" w:rsidRPr="00000000">
        <w:rPr>
          <w:rFonts w:ascii="Arial Unicode MS" w:cs="Arial Unicode MS" w:eastAsia="Arial Unicode MS" w:hAnsi="Arial Unicode MS"/>
          <w:rtl w:val="0"/>
        </w:rPr>
        <w:t xml:space="preserve">は分かりやすくこの点を説明しています。</w:t>
      </w:r>
    </w:p>
    <w:p w:rsidR="00000000" w:rsidDel="00000000" w:rsidP="00000000" w:rsidRDefault="00000000" w:rsidRPr="00000000" w14:paraId="00000054">
      <w:pPr>
        <w:ind w:left="0" w:firstLine="0"/>
        <w:rPr/>
      </w:pPr>
      <w:r w:rsidDel="00000000" w:rsidR="00000000" w:rsidRPr="00000000">
        <w:rPr>
          <w:rFonts w:ascii="Arial Unicode MS" w:cs="Arial Unicode MS" w:eastAsia="Arial Unicode MS" w:hAnsi="Arial Unicode MS"/>
          <w:rtl w:val="0"/>
        </w:rPr>
        <w:t xml:space="preserve">素粒子の標準模型を構築するためには、正確には対称性の他にも確率保存のためのユニタリティや有限な予言を与えるための繰り込み可能性など他の要請も必要です。</w:t>
      </w:r>
    </w:p>
    <w:p w:rsidR="00000000" w:rsidDel="00000000" w:rsidP="00000000" w:rsidRDefault="00000000" w:rsidRPr="00000000" w14:paraId="00000055">
      <w:pPr>
        <w:ind w:left="0" w:firstLine="0"/>
        <w:rPr/>
      </w:pPr>
      <w:r w:rsidDel="00000000" w:rsidR="00000000" w:rsidRPr="00000000">
        <w:rPr>
          <w:rFonts w:ascii="Arial Unicode MS" w:cs="Arial Unicode MS" w:eastAsia="Arial Unicode MS" w:hAnsi="Arial Unicode MS"/>
          <w:rtl w:val="0"/>
        </w:rPr>
        <w:t xml:space="preserve">しかし、素粒子の運動方程式が上記のような対称性を根幹にして導かれるということには変わりありません。</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Fonts w:ascii="Arial Unicode MS" w:cs="Arial Unicode MS" w:eastAsia="Arial Unicode MS" w:hAnsi="Arial Unicode MS"/>
          <w:rtl w:val="0"/>
        </w:rPr>
        <w:t xml:space="preserve">ここまで見てきたように、</w:t>
      </w:r>
      <w:r w:rsidDel="00000000" w:rsidR="00000000" w:rsidRPr="00000000">
        <w:rPr>
          <w:rFonts w:ascii="Arial Unicode MS" w:cs="Arial Unicode MS" w:eastAsia="Arial Unicode MS" w:hAnsi="Arial Unicode MS"/>
          <w:b w:val="1"/>
          <w:bCs w:val="1"/>
          <w:color w:val="cc0000"/>
          <w:rtl w:val="0"/>
        </w:rPr>
        <w:t xml:space="preserve">物理法則は単に漠然と運動方程式が存在しているのではなく宇宙がもっている対称性にもとづいて法則の形が決められています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8">
      <w:pPr>
        <w:pStyle w:val="Heading2"/>
        <w:rPr>
          <w:b w:val="1"/>
          <w:bCs w:val="1"/>
        </w:rPr>
      </w:pPr>
      <w:bookmarkStart w:colFirst="0" w:colLast="0" w:name="_28vjnhiflj93" w:id="10"/>
      <w:bookmarkEnd w:id="10"/>
      <w:commentRangeStart w:id="7"/>
      <w:r w:rsidDel="00000000" w:rsidR="00000000" w:rsidRPr="00000000">
        <w:rPr>
          <w:rFonts w:ascii="Arial Unicode MS" w:cs="Arial Unicode MS" w:eastAsia="Arial Unicode MS" w:hAnsi="Arial Unicode MS"/>
          <w:b w:val="1"/>
          <w:bCs w:val="1"/>
          <w:rtl w:val="0"/>
        </w:rPr>
        <w:t xml:space="preserve">対称性って神秘的。</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Fonts w:ascii="Arial Unicode MS" w:cs="Arial Unicode MS" w:eastAsia="Arial Unicode MS" w:hAnsi="Arial Unicode MS"/>
          <w:rtl w:val="0"/>
        </w:rPr>
        <w:t xml:space="preserve">さきほどご紹介したような対称性で構築される理論が数々の実験結果を説明できることから、自然がこれらの対称性を持っていることがわかりました。</w:t>
      </w:r>
    </w:p>
    <w:p w:rsidR="00000000" w:rsidDel="00000000" w:rsidP="00000000" w:rsidRDefault="00000000" w:rsidRPr="00000000" w14:paraId="0000005A">
      <w:pPr>
        <w:ind w:left="0" w:firstLine="0"/>
        <w:rPr/>
      </w:pPr>
      <w:r w:rsidDel="00000000" w:rsidR="00000000" w:rsidRPr="00000000">
        <w:rPr>
          <w:rFonts w:ascii="Arial Unicode MS" w:cs="Arial Unicode MS" w:eastAsia="Arial Unicode MS" w:hAnsi="Arial Unicode MS"/>
          <w:rtl w:val="0"/>
        </w:rPr>
        <w:t xml:space="preserve">しかし、</w:t>
      </w:r>
      <w:r w:rsidDel="00000000" w:rsidR="00000000" w:rsidRPr="00000000">
        <w:rPr>
          <w:rFonts w:ascii="Arial Unicode MS" w:cs="Arial Unicode MS" w:eastAsia="Arial Unicode MS" w:hAnsi="Arial Unicode MS"/>
          <w:b w:val="1"/>
          <w:bCs w:val="1"/>
          <w:color w:val="cc0000"/>
          <w:rtl w:val="0"/>
        </w:rPr>
        <w:t xml:space="preserve">なぜ自然がこのような対称性をもっているのかについては現代物理学では答えを与えられていません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ins w:author="Ai N." w:id="25" w:date="2026-03-24T09:49:49Z">
        <w:r w:rsidDel="00000000" w:rsidR="00000000" w:rsidRPr="00000000">
          <w:rPr>
            <w:rtl w:val="0"/>
            <w:rPrChange w:author="Ai N." w:id="26" w:date="2026-03-24T09:49:49Z">
              <w:rPr/>
            </w:rPrChange>
          </w:rPr>
          <w:t xml:space="preserve">現在は「</w:t>
        </w:r>
      </w:ins>
      <w:r w:rsidDel="00000000" w:rsidR="00000000" w:rsidRPr="00000000">
        <w:rPr>
          <w:rFonts w:ascii="Arial Unicode MS" w:cs="Arial Unicode MS" w:eastAsia="Arial Unicode MS" w:hAnsi="Arial Unicode MS"/>
          <w:rtl w:val="0"/>
        </w:rPr>
        <w:t xml:space="preserve">初期の宇宙ではより根本的な対称性があり、宇宙の冷却に伴ってそれが自発的に破れて今の対称性に移行した</w:t>
      </w:r>
      <w:ins w:author="Ai N." w:id="27" w:date="2026-03-24T09:50:15Z">
        <w:r w:rsidDel="00000000" w:rsidR="00000000" w:rsidRPr="00000000">
          <w:rPr>
            <w:rtl w:val="0"/>
            <w:rPrChange w:author="Ai N." w:id="28" w:date="2026-03-24T09:50:15Z">
              <w:rPr/>
            </w:rPrChange>
          </w:rPr>
          <w:t xml:space="preserve">」</w:t>
        </w:r>
      </w:ins>
      <w:r w:rsidDel="00000000" w:rsidR="00000000" w:rsidRPr="00000000">
        <w:rPr>
          <w:rFonts w:ascii="Arial Unicode MS" w:cs="Arial Unicode MS" w:eastAsia="Arial Unicode MS" w:hAnsi="Arial Unicode MS"/>
          <w:rtl w:val="0"/>
        </w:rPr>
        <w:t xml:space="preserve">とする理論モデルが研究されています。</w:t>
      </w:r>
    </w:p>
    <w:p w:rsidR="00000000" w:rsidDel="00000000" w:rsidP="00000000" w:rsidRDefault="00000000" w:rsidRPr="00000000" w14:paraId="0000005D">
      <w:pPr>
        <w:ind w:left="0" w:firstLine="0"/>
        <w:rPr/>
      </w:pPr>
      <w:r w:rsidDel="00000000" w:rsidR="00000000" w:rsidRPr="00000000">
        <w:rPr>
          <w:rFonts w:ascii="Arial Unicode MS" w:cs="Arial Unicode MS" w:eastAsia="Arial Unicode MS" w:hAnsi="Arial Unicode MS"/>
          <w:rtl w:val="0"/>
        </w:rPr>
        <w:t xml:space="preserve">例えば素粒子の標準模型を与えるゲージ対称性では、電磁気力と弱い相互作用は電弱対称性として統一的に記述されますが、強い相互作用は別のゲージ対称性として組み込まれています。</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Fonts w:ascii="Arial Unicode MS" w:cs="Arial Unicode MS" w:eastAsia="Arial Unicode MS" w:hAnsi="Arial Unicode MS"/>
          <w:rtl w:val="0"/>
        </w:rPr>
        <w:t xml:space="preserve">これらをさらに統一する、より大きなゲージ対称性が存在するのではないかという考えのもとで大統一理論 (Grand Unified Theory; GUT) というものが理論的に研究されており、陽子崩壊の探索などを通じて実験的にもその検証が試みられています。</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Fonts w:ascii="Arial Unicode MS" w:cs="Arial Unicode MS" w:eastAsia="Arial Unicode MS" w:hAnsi="Arial Unicode MS"/>
          <w:rtl w:val="0"/>
        </w:rPr>
        <w:t xml:space="preserve">将来の物理学が、なぜ自然がこのような対称性をもつのかという問いに答えられるかどうかは分かりません。</w:t>
      </w:r>
    </w:p>
    <w:p w:rsidR="00000000" w:rsidDel="00000000" w:rsidP="00000000" w:rsidRDefault="00000000" w:rsidRPr="00000000" w14:paraId="00000062">
      <w:pPr>
        <w:ind w:left="0" w:firstLine="0"/>
        <w:rPr/>
      </w:pPr>
      <w:r w:rsidDel="00000000" w:rsidR="00000000" w:rsidRPr="00000000">
        <w:rPr>
          <w:rFonts w:ascii="Arial Unicode MS" w:cs="Arial Unicode MS" w:eastAsia="Arial Unicode MS" w:hAnsi="Arial Unicode MS"/>
          <w:rtl w:val="0"/>
        </w:rPr>
        <w:t xml:space="preserve">しかし、</w:t>
      </w:r>
      <w:r w:rsidDel="00000000" w:rsidR="00000000" w:rsidRPr="00000000">
        <w:rPr>
          <w:rFonts w:ascii="Arial Unicode MS" w:cs="Arial Unicode MS" w:eastAsia="Arial Unicode MS" w:hAnsi="Arial Unicode MS"/>
          <w:b w:val="1"/>
          <w:bCs w:val="1"/>
          <w:color w:val="cc0000"/>
          <w:rtl w:val="0"/>
        </w:rPr>
        <w:t xml:space="preserve">私たち生命が存在するこの宇宙がこのような対称性のもとで成り立っていることを思うと、どこか神秘的</w:t>
      </w:r>
      <w:r w:rsidDel="00000000" w:rsidR="00000000" w:rsidRPr="00000000">
        <w:rPr>
          <w:rFonts w:ascii="Arial Unicode MS" w:cs="Arial Unicode MS" w:eastAsia="Arial Unicode MS" w:hAnsi="Arial Unicode MS"/>
          <w:rtl w:val="0"/>
        </w:rPr>
        <w:t xml:space="preserve">に感じられます。</w:t>
      </w:r>
    </w:p>
    <w:p w:rsidR="00000000" w:rsidDel="00000000" w:rsidP="00000000" w:rsidRDefault="00000000" w:rsidRPr="00000000" w14:paraId="00000063">
      <w:pPr>
        <w:pStyle w:val="Heading2"/>
        <w:rPr>
          <w:b w:val="1"/>
          <w:bCs w:val="1"/>
        </w:rPr>
      </w:pPr>
      <w:bookmarkStart w:colFirst="0" w:colLast="0" w:name="_e2k821un2wq" w:id="11"/>
      <w:bookmarkEnd w:id="11"/>
      <w:r w:rsidDel="00000000" w:rsidR="00000000" w:rsidRPr="00000000">
        <w:rPr>
          <w:rFonts w:ascii="Arial Unicode MS" w:cs="Arial Unicode MS" w:eastAsia="Arial Unicode MS" w:hAnsi="Arial Unicode MS"/>
          <w:b w:val="1"/>
          <w:bCs w:val="1"/>
          <w:rtl w:val="0"/>
        </w:rPr>
        <w:t xml:space="preserve">対称性は美し</w:t>
      </w:r>
      <w:ins w:author="Ai N." w:id="29" w:date="2026-03-24T09:46:06Z">
        <w:r w:rsidDel="00000000" w:rsidR="00000000" w:rsidRPr="00000000">
          <w:rPr>
            <w:b w:val="1"/>
            <w:bCs w:val="1"/>
            <w:rtl w:val="0"/>
            <w:rPrChange w:author="Ai N." w:id="30" w:date="2026-03-24T09:46:06Z">
              <w:rPr>
                <w:b w:val="1"/>
                <w:bCs w:val="1"/>
              </w:rPr>
            </w:rPrChange>
          </w:rPr>
          <w:t xml:space="preserve">い</w:t>
        </w:r>
      </w:ins>
      <w:del w:author="Ai N." w:id="29" w:date="2026-03-24T09:46:06Z">
        <w:r w:rsidDel="00000000" w:rsidR="00000000" w:rsidRPr="00000000">
          <w:rPr>
            <w:b w:val="1"/>
            <w:bCs w:val="1"/>
            <w:rtl w:val="0"/>
          </w:rPr>
          <w:delText xml:space="preserve">さ</w:delText>
        </w:r>
      </w:del>
      <w:r w:rsidDel="00000000" w:rsidR="00000000" w:rsidRPr="00000000">
        <w:rPr>
          <w:rFonts w:ascii="Arial Unicode MS" w:cs="Arial Unicode MS" w:eastAsia="Arial Unicode MS" w:hAnsi="Arial Unicode MS"/>
          <w:b w:val="1"/>
          <w:bCs w:val="1"/>
          <w:rtl w:val="0"/>
        </w:rPr>
        <w:t xml:space="preserve">、だけど破れることもある</w:t>
      </w:r>
    </w:p>
    <w:p w:rsidR="00000000" w:rsidDel="00000000" w:rsidP="00000000" w:rsidRDefault="00000000" w:rsidRPr="00000000" w14:paraId="00000064">
      <w:pPr>
        <w:rPr/>
      </w:pPr>
      <w:ins w:author="Ai N." w:id="31" w:date="2026-03-24T09:50:51Z">
        <w:r w:rsidDel="00000000" w:rsidR="00000000" w:rsidRPr="00000000">
          <w:rPr>
            <w:rtl w:val="0"/>
            <w:rPrChange w:author="Ai N." w:id="32" w:date="2026-03-24T09:50:51Z">
              <w:rPr>
                <w:b w:val="1"/>
                <w:bCs w:val="1"/>
              </w:rPr>
            </w:rPrChange>
          </w:rPr>
          <w:t xml:space="preserve">前段で</w:t>
        </w:r>
      </w:ins>
      <w:del w:author="Ai N." w:id="31" w:date="2026-03-24T09:50:51Z">
        <w:r w:rsidDel="00000000" w:rsidR="00000000" w:rsidRPr="00000000">
          <w:rPr>
            <w:rtl w:val="0"/>
          </w:rPr>
          <w:delText xml:space="preserve">さきほど</w:delText>
        </w:r>
      </w:del>
      <w:del w:author="Ai N." w:id="33" w:date="2026-03-24T10:00:45Z">
        <w:r w:rsidDel="00000000" w:rsidR="00000000" w:rsidRPr="00000000">
          <w:rPr>
            <w:rtl w:val="0"/>
          </w:rPr>
          <w:delText xml:space="preserve">軽く</w:delText>
        </w:r>
      </w:del>
      <w:ins w:author="Ai N." w:id="33" w:date="2026-03-24T10:00:45Z">
        <w:r w:rsidDel="00000000" w:rsidR="00000000" w:rsidRPr="00000000">
          <w:rPr>
            <w:rtl w:val="0"/>
            <w:rPrChange w:author="Ai N." w:id="34" w:date="2026-03-24T10:00:45Z">
              <w:rPr/>
            </w:rPrChange>
          </w:rPr>
          <w:t xml:space="preserve">簡単に</w:t>
        </w:r>
      </w:ins>
      <w:r w:rsidDel="00000000" w:rsidR="00000000" w:rsidRPr="00000000">
        <w:rPr>
          <w:rFonts w:ascii="Arial Unicode MS" w:cs="Arial Unicode MS" w:eastAsia="Arial Unicode MS" w:hAnsi="Arial Unicode MS"/>
          <w:rtl w:val="0"/>
        </w:rPr>
        <w:t xml:space="preserve">触れましたが、物理学では対称性は美しさとして扱われる一方でその対称性が失われる、または別の対称性の形になるという現象が見られます。</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実はこのようなメカニズムは宇宙が今の姿に至るために非常に重要な役割を担っています。</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次回は対称性の破れがどのようにして現在の宇宙を形成したのかについてご紹介しようと思います。</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 N." w:id="3" w:date="2026-03-24T04:10:04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タイトルの「変わるな」は唐突なので「回転対称性とは？」とかが良いかしら。画像はこれから修正するとかだったら気にせずで。</w:t>
      </w:r>
    </w:p>
  </w:comment>
  <w:comment w:author="Ai N." w:id="4" w:date="2026-03-24T09:13:32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・表にしてみたんだけどどうでしょうか。noteは表が作れなかったので画像で入れる形になるかと。</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・“ぐるっと回す”だけ少し浮いてる気がしたので、“360度回転”にしてみました。</w:t>
      </w:r>
    </w:p>
  </w:comment>
  <w:comment w:author="Ai N." w:id="2" w:date="2026-03-24T04:07:23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こんな感じで大丈夫？微妙だったら教えてください。</w:t>
      </w:r>
    </w:p>
  </w:comment>
  <w:comment w:author="Ai N." w:id="7" w:date="2026-03-24T09:46:57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この表現良いね^^</w:t>
      </w:r>
    </w:p>
  </w:comment>
  <w:comment w:author="Ai N." w:id="6" w:date="2026-03-24T09:38:19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局所ゲージ対称性の説明をローレンツと同じ条件(以下2点から)で説明できると比較しやすく分かりやすいと感じたのだが、このスタイルで説明することは可能でしょうか？</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・〜という対称性</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・〜に対して物理法則は不変</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あと各点ごとの〜は補足説明的な感じかな？（）にしてもOK？違和感あったら（）トルでOKです。</w:t>
      </w:r>
    </w:p>
  </w:comment>
  <w:comment w:author="Seidai Tairafune" w:id="1" w:date="2026-03-23T13:34:39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(校正ページに失礼します...)</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変換するというのは数学用語なのでこの単語は固定でお願いします。</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合計リアクション数: 1 件</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N. さんが 🙆 でリアクションしました（2026-03-24 03:05 午前）</w:t>
      </w:r>
    </w:p>
  </w:comment>
  <w:comment w:author="Ai N." w:id="0" w:date="2026-03-24T03:07:13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「物理法則を与える」が理系で一般的な表現であればママ</w:t>
      </w:r>
    </w:p>
  </w:comment>
  <w:comment w:author="Ai N." w:id="5" w:date="2026-03-24T03:21:28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日本語or英語で文中はすべて統一する。</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20"/>
          <w:szCs w:val="20"/>
          <w:rtl w:val="0"/>
        </w:rPr>
        <w:t xml:space="preserve"> もう少し正確にいうと、変換をしても系のLagrangianが変わらないことを不変性と呼び、このときの変換が持つ数学的性質 (群) を対称性と呼びます。</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hyperlink" Target="https://www.codecogs.com/eqnedit.php?latex=L%20%3D%20%5Cfrac%7B1%7D%7B2%7Dmv%5E2#0" TargetMode="External"/><Relationship Id="rId17" Type="http://schemas.openxmlformats.org/officeDocument/2006/relationships/image" Target="media/image3.png"/><Relationship Id="rId16" Type="http://schemas.openxmlformats.org/officeDocument/2006/relationships/hyperlink" Target="https://www.codecogs.com/eqnedit.php?latex=S%5Bx%5D%20%3D%20%5Cint%20dt%20L(x%2C%20dx%2Fdt)%20#0" TargetMode="External"/><Relationship Id="rId5" Type="http://schemas.openxmlformats.org/officeDocument/2006/relationships/footnotes" Target="footnotes.xml"/><Relationship Id="rId6" Type="http://schemas.openxmlformats.org/officeDocument/2006/relationships/numbering" Target="numbering.xml"/><Relationship Id="rId18" Type="http://schemas.openxmlformats.org/officeDocument/2006/relationships/image" Target="media/image1.png"/><Relationship Id="rId7" Type="http://schemas.openxmlformats.org/officeDocument/2006/relationships/styles" Target="styles.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