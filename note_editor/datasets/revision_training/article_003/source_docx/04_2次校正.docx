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1wfkftf3yc7t" w:id="0"/>
      <w:bookmarkEnd w:id="0"/>
      <w:r w:rsidDel="00000000" w:rsidR="00000000" w:rsidRPr="00000000">
        <w:rPr>
          <w:rFonts w:ascii="Arial Unicode MS" w:cs="Arial Unicode MS" w:eastAsia="Arial Unicode MS" w:hAnsi="Arial Unicode MS"/>
          <w:b w:val="1"/>
          <w:bCs w:val="1"/>
          <w:rtl w:val="0"/>
        </w:rPr>
        <w:t xml:space="preserve">vol.3 対称性から生み出される</w:t>
      </w:r>
      <w:ins w:author="Ai N." w:id="0" w:date="2026-04-09T19:48:21Z">
        <w:r w:rsidDel="00000000" w:rsidR="00000000" w:rsidRPr="00000000">
          <w:rPr>
            <w:b w:val="1"/>
            <w:bCs w:val="1"/>
            <w:rtl w:val="0"/>
            <w:rPrChange w:author="Ai N." w:id="1" w:date="2026-04-09T19:48:21Z">
              <w:rPr>
                <w:b w:val="1"/>
                <w:bCs w:val="1"/>
              </w:rPr>
            </w:rPrChange>
          </w:rPr>
          <w:t xml:space="preserve">宇宙の</w:t>
        </w:r>
      </w:ins>
      <w:r w:rsidDel="00000000" w:rsidR="00000000" w:rsidRPr="00000000">
        <w:rPr>
          <w:rFonts w:ascii="Arial Unicode MS" w:cs="Arial Unicode MS" w:eastAsia="Arial Unicode MS" w:hAnsi="Arial Unicode MS"/>
          <w:b w:val="1"/>
          <w:bCs w:val="1"/>
          <w:rtl w:val="0"/>
        </w:rPr>
        <w:t xml:space="preserve">物理法則</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vol.3の今回は、自然がどのような対称性を持っており、</w:t>
      </w:r>
      <w:del w:author="Ai N." w:id="2" w:date="2026-03-30T08:24:31Z">
        <w:r w:rsidDel="00000000" w:rsidR="00000000" w:rsidRPr="00000000">
          <w:rPr>
            <w:rtl w:val="0"/>
          </w:rPr>
          <w:delText xml:space="preserve">どのように</w:delText>
        </w:r>
      </w:del>
      <w:r w:rsidDel="00000000" w:rsidR="00000000" w:rsidRPr="00000000">
        <w:rPr>
          <w:rFonts w:ascii="Arial Unicode MS" w:cs="Arial Unicode MS" w:eastAsia="Arial Unicode MS" w:hAnsi="Arial Unicode MS"/>
          <w:rtl w:val="0"/>
        </w:rPr>
        <w:t xml:space="preserve">そこから</w:t>
      </w:r>
      <w:ins w:author="Ai N." w:id="3" w:date="2026-03-30T08:24:36Z">
        <w:r w:rsidDel="00000000" w:rsidR="00000000" w:rsidRPr="00000000">
          <w:rPr>
            <w:rtl w:val="0"/>
            <w:rPrChange w:author="Ai N." w:id="4" w:date="2026-03-30T08:24:36Z">
              <w:rPr/>
            </w:rPrChange>
          </w:rPr>
          <w:t xml:space="preserve">どのようにして</w:t>
        </w:r>
      </w:ins>
      <w:r w:rsidDel="00000000" w:rsidR="00000000" w:rsidRPr="00000000">
        <w:rPr>
          <w:rFonts w:ascii="Arial Unicode MS" w:cs="Arial Unicode MS" w:eastAsia="Arial Unicode MS" w:hAnsi="Arial Unicode MS"/>
          <w:rtl w:val="0"/>
        </w:rPr>
        <w:t xml:space="preserve">宇宙をつかさどる物理法則が導き出されるのかを見ていきましょう。</w:t>
      </w: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ooq69g5xa86" w:id="1"/>
      <w:bookmarkEnd w:id="1"/>
      <w:r w:rsidDel="00000000" w:rsidR="00000000" w:rsidRPr="00000000">
        <w:rPr>
          <w:rFonts w:ascii="Arial Unicode MS" w:cs="Arial Unicode MS" w:eastAsia="Arial Unicode MS" w:hAnsi="Arial Unicode MS"/>
          <w:b w:val="1"/>
          <w:bCs w:val="1"/>
          <w:rtl w:val="0"/>
        </w:rPr>
        <w:t xml:space="preserve">物理法則を支える美しさ ー 対称性</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vol.2では</w:t>
      </w:r>
      <w:r w:rsidDel="00000000" w:rsidR="00000000" w:rsidRPr="00000000">
        <w:rPr>
          <w:rFonts w:ascii="Arial Unicode MS" w:cs="Arial Unicode MS" w:eastAsia="Arial Unicode MS" w:hAnsi="Arial Unicode MS"/>
          <w:rtl w:val="0"/>
        </w:rPr>
        <w:t xml:space="preserve">素粒子物理は標準模型と呼ばれる数式で記述されることを見てきました。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標準模型に限らず物理法則は不思議なことに、最初はバラバラに説明していた現象が研究の進展により1つの数式で多くの物理現象を説明できるという歴史を踏んできました。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このように “一言で多くの物理現象を説明できる” ことを普遍性と呼び、物理法則がもつ美しさの1つです。</w:t>
      </w:r>
    </w:p>
    <w:p w:rsidR="00000000" w:rsidDel="00000000" w:rsidP="00000000" w:rsidRDefault="00000000" w:rsidRPr="00000000" w14:paraId="00000008">
      <w:pPr>
        <w:rPr/>
      </w:pPr>
      <w:ins w:author="Ai N." w:id="5" w:date="2026-03-30T08:26:15Z">
        <w:r w:rsidDel="00000000" w:rsidR="00000000" w:rsidRPr="00000000">
          <w:rPr>
            <w:rtl w:val="0"/>
            <w:rPrChange w:author="Ai N." w:id="6" w:date="2026-03-30T08:26:15Z">
              <w:rPr/>
            </w:rPrChange>
          </w:rPr>
          <w:t xml:space="preserve">実は</w:t>
        </w:r>
      </w:ins>
      <w:r w:rsidDel="00000000" w:rsidR="00000000" w:rsidRPr="00000000">
        <w:rPr>
          <w:rFonts w:ascii="Arial Unicode MS" w:cs="Arial Unicode MS" w:eastAsia="Arial Unicode MS" w:hAnsi="Arial Unicode MS"/>
          <w:rtl w:val="0"/>
        </w:rPr>
        <w:t xml:space="preserve">物理法則がもつ美しさ</w:t>
      </w:r>
      <w:ins w:author="Ai N." w:id="7" w:date="2026-03-30T09:57:12Z">
        <w:r w:rsidDel="00000000" w:rsidR="00000000" w:rsidRPr="00000000">
          <w:rPr>
            <w:rtl w:val="0"/>
            <w:rPrChange w:author="Ai N." w:id="8" w:date="2026-03-30T09:57:12Z">
              <w:rPr/>
            </w:rPrChange>
          </w:rPr>
          <w:t xml:space="preserve">に</w:t>
        </w:r>
      </w:ins>
      <w:r w:rsidDel="00000000" w:rsidR="00000000" w:rsidRPr="00000000">
        <w:rPr>
          <w:rFonts w:ascii="Arial Unicode MS" w:cs="Arial Unicode MS" w:eastAsia="Arial Unicode MS" w:hAnsi="Arial Unicode MS"/>
          <w:rtl w:val="0"/>
        </w:rPr>
        <w:t xml:space="preserve">は</w:t>
      </w:r>
      <w:del w:author="Ai N." w:id="9" w:date="2026-03-30T09:57:17Z">
        <w:r w:rsidDel="00000000" w:rsidR="00000000" w:rsidRPr="00000000">
          <w:rPr>
            <w:rtl w:val="0"/>
          </w:rPr>
          <w:delText xml:space="preserve">これだけではなく</w:delText>
        </w:r>
      </w:del>
      <w:r w:rsidDel="00000000" w:rsidR="00000000" w:rsidRPr="00000000">
        <w:rPr>
          <w:rFonts w:ascii="Arial Unicode MS" w:cs="Arial Unicode MS" w:eastAsia="Arial Unicode MS" w:hAnsi="Arial Unicode MS"/>
          <w:rtl w:val="0"/>
        </w:rPr>
        <w:t xml:space="preserve">もう1つ、対称性というものがあります。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今回はこの</w:t>
      </w:r>
      <w:r w:rsidDel="00000000" w:rsidR="00000000" w:rsidRPr="00000000">
        <w:rPr>
          <w:rFonts w:ascii="Arial Unicode MS" w:cs="Arial Unicode MS" w:eastAsia="Arial Unicode MS" w:hAnsi="Arial Unicode MS"/>
          <w:b w:val="1"/>
          <w:bCs w:val="1"/>
          <w:color w:val="cc0000"/>
          <w:rtl w:val="0"/>
        </w:rPr>
        <w:t xml:space="preserve">対称性という概念がどのように物理法則を与えるのか</w:t>
      </w:r>
      <w:r w:rsidDel="00000000" w:rsidR="00000000" w:rsidRPr="00000000">
        <w:rPr>
          <w:rFonts w:ascii="Arial Unicode MS" w:cs="Arial Unicode MS" w:eastAsia="Arial Unicode MS" w:hAnsi="Arial Unicode MS"/>
          <w:rtl w:val="0"/>
        </w:rPr>
        <w:t xml:space="preserve">を見ていきましょう。</w:t>
      </w:r>
    </w:p>
    <w:p w:rsidR="00000000" w:rsidDel="00000000" w:rsidP="00000000" w:rsidRDefault="00000000" w:rsidRPr="00000000" w14:paraId="0000000A">
      <w:pPr>
        <w:pStyle w:val="Heading2"/>
        <w:rPr>
          <w:b w:val="1"/>
          <w:bCs w:val="1"/>
        </w:rPr>
      </w:pPr>
      <w:bookmarkStart w:colFirst="0" w:colLast="0" w:name="_vxn4erxqchwx" w:id="2"/>
      <w:bookmarkEnd w:id="2"/>
      <w:r w:rsidDel="00000000" w:rsidR="00000000" w:rsidRPr="00000000">
        <w:rPr>
          <w:rFonts w:ascii="Arial Unicode MS" w:cs="Arial Unicode MS" w:eastAsia="Arial Unicode MS" w:hAnsi="Arial Unicode MS"/>
          <w:b w:val="1"/>
          <w:bCs w:val="1"/>
          <w:rtl w:val="0"/>
        </w:rPr>
        <w:t xml:space="preserve">対称性ってなに？</w:t>
      </w:r>
    </w:p>
    <w:p w:rsidR="00000000" w:rsidDel="00000000" w:rsidP="00000000" w:rsidRDefault="00000000" w:rsidRPr="00000000" w14:paraId="0000000B">
      <w:pPr>
        <w:pStyle w:val="Heading3"/>
        <w:rPr>
          <w:b w:val="1"/>
          <w:bCs w:val="1"/>
        </w:rPr>
      </w:pPr>
      <w:bookmarkStart w:colFirst="0" w:colLast="0" w:name="_rb3kluvfpazs" w:id="3"/>
      <w:bookmarkEnd w:id="3"/>
      <w:r w:rsidDel="00000000" w:rsidR="00000000" w:rsidRPr="00000000">
        <w:rPr>
          <w:rFonts w:ascii="Arial Unicode MS" w:cs="Arial Unicode MS" w:eastAsia="Arial Unicode MS" w:hAnsi="Arial Unicode MS"/>
          <w:b w:val="1"/>
          <w:bCs w:val="1"/>
          <w:rtl w:val="0"/>
        </w:rPr>
        <w:t xml:space="preserve">例：回転対称性</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対称性というのは</w:t>
      </w:r>
      <w:r w:rsidDel="00000000" w:rsidR="00000000" w:rsidRPr="00000000">
        <w:rPr>
          <w:rFonts w:ascii="Arial Unicode MS" w:cs="Arial Unicode MS" w:eastAsia="Arial Unicode MS" w:hAnsi="Arial Unicode MS"/>
          <w:b w:val="1"/>
          <w:bCs w:val="1"/>
          <w:color w:val="cc0000"/>
          <w:rtl w:val="0"/>
        </w:rPr>
        <w:t xml:space="preserve">対象になにかの操作 (物理・数学では変換と呼ぶ) をしてもその様子が変わらないという性質</w:t>
      </w:r>
      <w:r w:rsidDel="00000000" w:rsidR="00000000" w:rsidRPr="00000000">
        <w:rPr>
          <w:b w:val="1"/>
          <w:bCs w:val="1"/>
          <w:color w:val="cc0000"/>
          <w:vertAlign w:val="superscript"/>
        </w:rPr>
        <w:footnoteReference w:customMarkFollows="0" w:id="0"/>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例えば、ボールに対して回転という操作をしてもボールの見た目は変わりません。</w:t>
        <w:br w:type="textWrapping"/>
        <w:t xml:space="preserve">このときボールは回転に対して不変であり、 “回転の対称性がある” といいます。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別の言い方をすると、ある角度から見る人と別の角度で見る人とでボールの見え方が同じになるということです。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つまり視点を変えた (変換した) としてもその様子が変わらない性質を回転対称性と呼びます。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4196276" cy="3252788"/>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196276"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一方で、円筒の場合は底から見ると円に見えますが、横側から見ると四角形に見えます。</w:t>
        <w:br w:type="textWrapping"/>
        <w:t xml:space="preserve">そのため円筒は回転の対称性はない、ということになります。</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4406738" cy="3396101"/>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06738" cy="339610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ここでは回転の変換を例に挙げましたが、そのほかにも時空の平行移動や時間の反転、鏡像反転や電荷の反転などさまざまな変換が物理にはあり、それぞれの変換に対して対象が変化しなければ</w:t>
      </w:r>
      <w:ins w:author="Ai N." w:id="10" w:date="2026-03-30T09:59:41Z">
        <w:r w:rsidDel="00000000" w:rsidR="00000000" w:rsidRPr="00000000">
          <w:rPr>
            <w:rtl w:val="0"/>
            <w:rPrChange w:author="Ai N." w:id="11" w:date="2026-03-30T09:59:41Z">
              <w:rPr/>
            </w:rPrChange>
          </w:rPr>
          <w:t xml:space="preserve">、</w:t>
        </w:r>
      </w:ins>
      <w:del w:author="Ai N." w:id="10" w:date="2026-03-30T09:59:41Z">
        <w:r w:rsidDel="00000000" w:rsidR="00000000" w:rsidRPr="00000000">
          <w:rPr>
            <w:rtl w:val="0"/>
          </w:rPr>
          <w:delText xml:space="preserve">それは</w:delText>
        </w:r>
      </w:del>
      <w:r w:rsidDel="00000000" w:rsidR="00000000" w:rsidRPr="00000000">
        <w:rPr>
          <w:rFonts w:ascii="Arial Unicode MS" w:cs="Arial Unicode MS" w:eastAsia="Arial Unicode MS" w:hAnsi="Arial Unicode MS"/>
          <w:rtl w:val="0"/>
        </w:rPr>
        <w:t xml:space="preserve">対称性を持っているということになります。</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253038" cy="2626519"/>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53038" cy="262651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bookmarkStart w:colFirst="0" w:colLast="0" w:name="_1ln9zpftzuur" w:id="4"/>
      <w:bookmarkEnd w:id="4"/>
      <w:ins w:author="Ai N." w:id="12" w:date="2026-03-30T10:21:48Z">
        <w:commentRangeStart w:id="0"/>
        <w:commentRangeStart w:id="0"/>
        <w:commentRangeEnd w:id="0"/>
        <w:r w:rsidDel="00000000" w:rsidR="00000000" w:rsidRPr="00000000">
          <w:commentReference w:id="0"/>
        </w:r>
        <w:r w:rsidDel="00000000" w:rsidR="00000000" w:rsidRPr="00000000">
          <w:rPr>
            <w:b w:val="1"/>
            <w:bCs w:val="1"/>
            <w:rtl w:val="0"/>
            <w:rPrChange w:author="Ai N." w:id="13" w:date="2026-03-30T10:21:48Z">
              <w:rPr/>
            </w:rPrChange>
          </w:rPr>
          <w:t xml:space="preserve">物理法則は対称性によって導かれる</w:t>
        </w:r>
      </w:ins>
      <w:del w:author="Ai N." w:id="12" w:date="2026-03-30T10:21:48Z">
        <w:r w:rsidDel="00000000" w:rsidR="00000000" w:rsidRPr="00000000">
          <w:rPr>
            <w:b w:val="1"/>
            <w:bCs w:val="1"/>
            <w:rtl w:val="0"/>
          </w:rPr>
          <w:delText xml:space="preserve">物理にとって大切なのは “誰から見ても変わらない” こと</w:delText>
        </w:r>
      </w:del>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それでは対称性という概念が物理法則とどのように絡んでくるのかを見ていきましょう。</w:t>
        <w:br w:type="textWrapping"/>
        <w:t xml:space="preserve">まず変換というのは視点の切り替えだと話しましたが、この「視点」について考えます。</w:t>
      </w:r>
      <w:r w:rsidDel="00000000" w:rsidR="00000000" w:rsidRPr="00000000">
        <w:rPr>
          <w:rtl w:val="0"/>
        </w:rPr>
      </w:r>
    </w:p>
    <w:p w:rsidR="00000000" w:rsidDel="00000000" w:rsidP="00000000" w:rsidRDefault="00000000" w:rsidRPr="00000000" w14:paraId="00000018">
      <w:pPr>
        <w:pStyle w:val="Heading3"/>
        <w:rPr>
          <w:b w:val="1"/>
          <w:bCs w:val="1"/>
        </w:rPr>
      </w:pPr>
      <w:bookmarkStart w:colFirst="0" w:colLast="0" w:name="_ue87hegas32c" w:id="5"/>
      <w:bookmarkEnd w:id="5"/>
      <w:ins w:author="Ai N." w:id="14" w:date="2026-03-30T10:00:55Z">
        <w:r w:rsidDel="00000000" w:rsidR="00000000" w:rsidRPr="00000000">
          <w:rPr>
            <w:b w:val="1"/>
            <w:bCs w:val="1"/>
            <w:rtl w:val="0"/>
            <w:rPrChange w:author="Ai N." w:id="15" w:date="2026-03-30T10:00:55Z">
              <w:rPr/>
            </w:rPrChange>
          </w:rPr>
          <w:t xml:space="preserve">現象を観測する物差し ➖ </w:t>
        </w:r>
      </w:ins>
      <w:r w:rsidDel="00000000" w:rsidR="00000000" w:rsidRPr="00000000">
        <w:rPr>
          <w:rFonts w:ascii="Arial Unicode MS" w:cs="Arial Unicode MS" w:eastAsia="Arial Unicode MS" w:hAnsi="Arial Unicode MS"/>
          <w:b w:val="1"/>
          <w:bCs w:val="1"/>
          <w:rtl w:val="0"/>
        </w:rPr>
        <w:t xml:space="preserve">座標系</w:t>
      </w:r>
      <w:del w:author="Ai N." w:id="16" w:date="2026-03-30T10:01:10Z">
        <w:r w:rsidDel="00000000" w:rsidR="00000000" w:rsidRPr="00000000">
          <w:rPr>
            <w:b w:val="1"/>
            <w:bCs w:val="1"/>
            <w:rtl w:val="0"/>
          </w:rPr>
          <w:delText xml:space="preserve">とは</w:delText>
        </w:r>
      </w:del>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私たちが現象を観測するとき、座標という物差しで測ります。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座標系は縦・横・高さの3次元空間＋1次元の時間で張られる</w:t>
      </w:r>
      <w:ins w:author="Ai N." w:id="17" w:date="2026-03-30T10:07:45Z">
        <w:r w:rsidDel="00000000" w:rsidR="00000000" w:rsidRPr="00000000">
          <w:rPr>
            <w:rtl w:val="0"/>
            <w:rPrChange w:author="Ai N." w:id="18" w:date="2026-03-30T10:07:45Z">
              <w:rPr/>
            </w:rPrChange>
          </w:rPr>
          <w:t xml:space="preserve">物差し</w:t>
        </w:r>
      </w:ins>
      <w:del w:author="Ai N." w:id="17" w:date="2026-03-30T10:07:45Z">
        <w:r w:rsidDel="00000000" w:rsidR="00000000" w:rsidRPr="00000000">
          <w:rPr>
            <w:rtl w:val="0"/>
          </w:rPr>
          <w:delText xml:space="preserve">ものさし</w:delText>
        </w:r>
      </w:del>
      <w:r w:rsidDel="00000000" w:rsidR="00000000" w:rsidRPr="00000000">
        <w:rPr>
          <w:rFonts w:ascii="Arial Unicode MS" w:cs="Arial Unicode MS" w:eastAsia="Arial Unicode MS" w:hAnsi="Arial Unicode MS"/>
          <w:rtl w:val="0"/>
        </w:rPr>
        <w:t xml:space="preserve">の組のようなもので、運動の仕方によりその</w:t>
      </w:r>
      <w:ins w:author="Ai N." w:id="19" w:date="2026-03-30T10:07:54Z">
        <w:r w:rsidDel="00000000" w:rsidR="00000000" w:rsidRPr="00000000">
          <w:rPr>
            <w:rtl w:val="0"/>
            <w:rPrChange w:author="Ai N." w:id="20" w:date="2026-03-30T10:07:54Z">
              <w:rPr/>
            </w:rPrChange>
          </w:rPr>
          <w:t xml:space="preserve">物差し</w:t>
        </w:r>
      </w:ins>
      <w:del w:author="Ai N." w:id="19" w:date="2026-03-30T10:07:54Z">
        <w:r w:rsidDel="00000000" w:rsidR="00000000" w:rsidRPr="00000000">
          <w:rPr>
            <w:rtl w:val="0"/>
          </w:rPr>
          <w:delText xml:space="preserve">ものさし</w:delText>
        </w:r>
      </w:del>
      <w:r w:rsidDel="00000000" w:rsidR="00000000" w:rsidRPr="00000000">
        <w:rPr>
          <w:rFonts w:ascii="Arial Unicode MS" w:cs="Arial Unicode MS" w:eastAsia="Arial Unicode MS" w:hAnsi="Arial Unicode MS"/>
          <w:rtl w:val="0"/>
        </w:rPr>
        <w:t xml:space="preserve">は異なります。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例えばバスに乗っている人が手に持ったボールを真上に放り投げるとその人の視点ではそのまま真下に落ちてきます。</w:t>
      </w:r>
    </w:p>
    <w:p w:rsidR="00000000" w:rsidDel="00000000" w:rsidP="00000000" w:rsidRDefault="00000000" w:rsidRPr="00000000" w14:paraId="0000001C">
      <w:pPr>
        <w:rPr>
          <w:del w:author="Ai N." w:id="21" w:date="2026-03-30T08:58:18Z"/>
        </w:rPr>
      </w:pPr>
      <w:r w:rsidDel="00000000" w:rsidR="00000000" w:rsidRPr="00000000">
        <w:rPr>
          <w:rFonts w:ascii="Arial Unicode MS" w:cs="Arial Unicode MS" w:eastAsia="Arial Unicode MS" w:hAnsi="Arial Unicode MS"/>
          <w:rtl w:val="0"/>
        </w:rPr>
        <w:t xml:space="preserve">しかし、その様子を地上に静止している人から見るとボールは放物運動をしているように見えます。</w:t>
        <w:br w:type="textWrapping"/>
      </w:r>
      <w:ins w:author="Ai N." w:id="21" w:date="2026-03-30T08:58:18Z">
        <w:r w:rsidDel="00000000" w:rsidR="00000000" w:rsidRPr="00000000">
          <w:rPr>
            <w:rtl w:val="0"/>
            <w:rPrChange w:author="Ai N." w:id="22" w:date="2026-03-30T08:58:18Z">
              <w:rPr/>
            </w:rPrChange>
          </w:rPr>
          <w:t xml:space="preserve">（下に移動）</w:t>
        </w:r>
      </w:ins>
      <w:del w:author="Ai N." w:id="21" w:date="2026-03-30T08:58:18Z">
        <w:r w:rsidDel="00000000" w:rsidR="00000000" w:rsidRPr="00000000">
          <w:rPr>
            <w:rtl w:val="0"/>
          </w:rPr>
          <w:delText xml:space="preserve">ここで重要なのは</w:delText>
        </w:r>
        <w:r w:rsidDel="00000000" w:rsidR="00000000" w:rsidRPr="00000000">
          <w:rPr>
            <w:b w:val="1"/>
            <w:bCs w:val="1"/>
            <w:color w:val="cc0000"/>
            <w:rtl w:val="0"/>
          </w:rPr>
          <w:delText xml:space="preserve">物理法則は誰から見るかには依らず、運動の見た目が変わるのはそれぞれの座標系というものさしの違い</w:delText>
        </w:r>
        <w:r w:rsidDel="00000000" w:rsidR="00000000" w:rsidRPr="00000000">
          <w:rPr>
            <w:rtl w:val="0"/>
          </w:rPr>
          <w:delText xml:space="preserve">ということです。</w:delText>
        </w:r>
      </w:del>
    </w:p>
    <w:p w:rsidR="00000000" w:rsidDel="00000000" w:rsidP="00000000" w:rsidRDefault="00000000" w:rsidRPr="00000000" w14:paraId="0000001D">
      <w:pPr>
        <w:rPr/>
      </w:pPr>
      <w:del w:author="Ai N." w:id="21" w:date="2026-03-30T08:58:18Z">
        <w:r w:rsidDel="00000000" w:rsidR="00000000" w:rsidRPr="00000000">
          <w:rPr>
            <w:rtl w:val="0"/>
          </w:rPr>
          <w:delText xml:space="preserve">実感が湧くように数式でもう少し説明すると、地上で静止していようが、バスに乗っていようが、ボールの運動を支配する物理法則はニュートンの運動方程式で同じ形です。</w:delText>
        </w:r>
      </w:del>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center"/>
        <w:rPr/>
      </w:pPr>
      <w:commentRangeStart w:id="1"/>
      <w:r w:rsidDel="00000000" w:rsidR="00000000" w:rsidRPr="00000000">
        <w:rPr/>
        <w:drawing>
          <wp:inline distB="114300" distT="114300" distL="114300" distR="114300">
            <wp:extent cx="4790706" cy="3700463"/>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790706" cy="3700463"/>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ins w:author="Ai N." w:id="23" w:date="2026-03-30T09:21:30Z">
        <w:r w:rsidDel="00000000" w:rsidR="00000000" w:rsidRPr="00000000">
          <w:rPr>
            <w:rtl w:val="0"/>
            <w:rPrChange w:author="Ai N." w:id="24" w:date="2026-03-30T09:21:30Z">
              <w:rPr/>
            </w:rPrChange>
          </w:rPr>
          <w:t xml:space="preserve">図中の</w:t>
        </w:r>
      </w:ins>
      <w:del w:author="Ai N." w:id="23" w:date="2026-03-30T09:21:30Z">
        <w:r w:rsidDel="00000000" w:rsidR="00000000" w:rsidRPr="00000000">
          <w:rPr>
            <w:rtl w:val="0"/>
          </w:rPr>
          <w:delText xml:space="preserve">実感が湧くように</w:delText>
        </w:r>
      </w:del>
      <w:r w:rsidDel="00000000" w:rsidR="00000000" w:rsidRPr="00000000">
        <w:rPr>
          <w:rFonts w:ascii="Arial Unicode MS" w:cs="Arial Unicode MS" w:eastAsia="Arial Unicode MS" w:hAnsi="Arial Unicode MS"/>
          <w:rtl w:val="0"/>
        </w:rPr>
        <w:t xml:space="preserve">数式</w:t>
      </w:r>
      <w:ins w:author="Ai N." w:id="25" w:date="2026-03-30T09:23:55Z">
        <w:r w:rsidDel="00000000" w:rsidR="00000000" w:rsidRPr="00000000">
          <w:rPr>
            <w:rtl w:val="0"/>
            <w:rPrChange w:author="Ai N." w:id="26" w:date="2026-03-30T09:23:55Z">
              <w:rPr/>
            </w:rPrChange>
          </w:rPr>
          <w:t xml:space="preserve">にあるように</w:t>
        </w:r>
      </w:ins>
      <w:del w:author="Ai N." w:id="25" w:date="2026-03-30T09:23:55Z">
        <w:r w:rsidDel="00000000" w:rsidR="00000000" w:rsidRPr="00000000">
          <w:rPr>
            <w:rtl w:val="0"/>
          </w:rPr>
          <w:delText xml:space="preserve">でもう少し説明すると</w:delText>
        </w:r>
      </w:del>
      <w:r w:rsidDel="00000000" w:rsidR="00000000" w:rsidRPr="00000000">
        <w:rPr>
          <w:rFonts w:ascii="Arial Unicode MS" w:cs="Arial Unicode MS" w:eastAsia="Arial Unicode MS" w:hAnsi="Arial Unicode MS"/>
          <w:rtl w:val="0"/>
        </w:rPr>
        <w:t xml:space="preserve">、地上で静止していようが、バスに乗っていようが、ボールの運動を支配する物理法則はニュートンの運動方程式で同じ形です。</w:t>
        <w:br w:type="textWrapping"/>
        <w:t xml:space="preserve">ここで重要なのは</w:t>
      </w:r>
      <w:r w:rsidDel="00000000" w:rsidR="00000000" w:rsidRPr="00000000">
        <w:rPr>
          <w:rFonts w:ascii="Arial Unicode MS" w:cs="Arial Unicode MS" w:eastAsia="Arial Unicode MS" w:hAnsi="Arial Unicode MS"/>
          <w:b w:val="1"/>
          <w:bCs w:val="1"/>
          <w:color w:val="cc0000"/>
          <w:rtl w:val="0"/>
        </w:rPr>
        <w:t xml:space="preserve">物理法則は誰から見るかには依らず、運動の見た目が変わるのはそれぞれの座標系という</w:t>
      </w:r>
      <w:ins w:author="Ai N." w:id="27" w:date="2026-03-30T10:07:37Z">
        <w:r w:rsidDel="00000000" w:rsidR="00000000" w:rsidRPr="00000000">
          <w:rPr>
            <w:b w:val="1"/>
            <w:bCs w:val="1"/>
            <w:color w:val="cc0000"/>
            <w:rtl w:val="0"/>
            <w:rPrChange w:author="Ai N." w:id="28" w:date="2026-03-30T10:07:37Z">
              <w:rPr>
                <w:b w:val="1"/>
                <w:bCs w:val="1"/>
                <w:color w:val="cc0000"/>
              </w:rPr>
            </w:rPrChange>
          </w:rPr>
          <w:t xml:space="preserve">物差し</w:t>
        </w:r>
      </w:ins>
      <w:del w:author="Ai N." w:id="27" w:date="2026-03-30T10:07:37Z">
        <w:r w:rsidDel="00000000" w:rsidR="00000000" w:rsidRPr="00000000">
          <w:rPr>
            <w:b w:val="1"/>
            <w:bCs w:val="1"/>
            <w:color w:val="cc0000"/>
            <w:rtl w:val="0"/>
          </w:rPr>
          <w:delText xml:space="preserve">ものさし</w:delText>
        </w:r>
      </w:del>
      <w:r w:rsidDel="00000000" w:rsidR="00000000" w:rsidRPr="00000000">
        <w:rPr>
          <w:rFonts w:ascii="Arial Unicode MS" w:cs="Arial Unicode MS" w:eastAsia="Arial Unicode MS" w:hAnsi="Arial Unicode MS"/>
          <w:b w:val="1"/>
          <w:bCs w:val="1"/>
          <w:color w:val="cc0000"/>
          <w:rtl w:val="0"/>
        </w:rPr>
        <w:t xml:space="preserve">の違い</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22">
      <w:pPr>
        <w:pStyle w:val="Heading3"/>
        <w:rPr/>
      </w:pPr>
      <w:bookmarkStart w:colFirst="0" w:colLast="0" w:name="_6jxjbpldllue" w:id="6"/>
      <w:bookmarkEnd w:id="6"/>
      <w:ins w:author="Ai N." w:id="29" w:date="2026-03-30T10:27:38Z">
        <w:r w:rsidDel="00000000" w:rsidR="00000000" w:rsidRPr="00000000">
          <w:rPr>
            <w:b w:val="1"/>
            <w:bCs w:val="1"/>
            <w:rtl w:val="0"/>
            <w:rPrChange w:author="Ai N." w:id="30" w:date="2026-03-30T10:27:38Z">
              <w:rPr/>
            </w:rPrChange>
          </w:rPr>
          <w:t xml:space="preserve">物理にとって大切なのは“誰から見ても変わらない”こと</w:t>
        </w:r>
      </w:ins>
      <w:del w:author="Ai N." w:id="29" w:date="2026-03-30T10:27:38Z">
        <w:r w:rsidDel="00000000" w:rsidR="00000000" w:rsidRPr="00000000">
          <w:rPr>
            <w:b w:val="1"/>
            <w:bCs w:val="1"/>
            <w:rtl w:val="0"/>
          </w:rPr>
          <w:delText xml:space="preserve">物理法則は対称性から導かれる</w:delText>
        </w:r>
      </w:del>
      <w:r w:rsidDel="00000000" w:rsidR="00000000" w:rsidRPr="00000000">
        <w:rPr>
          <w:rtl w:val="0"/>
        </w:rPr>
      </w:r>
    </w:p>
    <w:p w:rsidR="00000000" w:rsidDel="00000000" w:rsidP="00000000" w:rsidRDefault="00000000" w:rsidRPr="00000000" w14:paraId="00000023">
      <w:pPr>
        <w:rPr/>
      </w:pPr>
      <w:del w:author="Ai N." w:id="31" w:date="2026-03-30T09:27:39Z">
        <w:commentRangeStart w:id="2"/>
        <w:r w:rsidDel="00000000" w:rsidR="00000000" w:rsidRPr="00000000">
          <w:rPr>
            <w:rtl w:val="0"/>
          </w:rPr>
          <w:delText xml:space="preserve">この2者の間で観測する視点を切り替える、つまり座標を変換するとそれぞれの運動によって見え方が変わりますが、それぞれの座標系で成立している法則自体は同じです。</w:delText>
          <w:br w:type="textWrapping"/>
        </w:r>
      </w:del>
      <w:commentRangeEnd w:id="2"/>
      <w:r w:rsidDel="00000000" w:rsidR="00000000" w:rsidRPr="00000000">
        <w:commentReference w:id="2"/>
      </w:r>
      <w:commentRangeStart w:id="3"/>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地上にいる人やロケットに乗っている人など、どんな観測者の座標系でも物理法則はまったく同じ形で成立するように構築されています。</w:t>
        <w:br w:type="textWrapping"/>
        <w:t xml:space="preserve">これが現代物理学の原理です</w:t>
      </w:r>
      <w:r w:rsidDel="00000000" w:rsidR="00000000" w:rsidRPr="00000000">
        <w:rPr>
          <w:rFonts w:ascii="Arial Unicode MS" w:cs="Arial Unicode MS" w:eastAsia="Arial Unicode MS" w:hAnsi="Arial Unicode MS"/>
          <w:rtl w:val="0"/>
        </w:rPr>
        <w:t xml:space="preserve">。</w:t>
        <w:br w:type="textWrapping"/>
        <w:t xml:space="preserve">誰から見ても法則が変わらないということが対称性であり、さまざまな対称性を課すことにより物理法則が導かれるのです。</w:t>
      </w:r>
      <w:commentRangeEnd w:id="3"/>
      <w:r w:rsidDel="00000000" w:rsidR="00000000" w:rsidRPr="00000000">
        <w:commentReference w:id="3"/>
      </w:r>
      <w:r w:rsidDel="00000000" w:rsidR="00000000" w:rsidRPr="00000000">
        <w:rPr>
          <w:rFonts w:ascii="Arial Unicode MS" w:cs="Arial Unicode MS" w:eastAsia="Arial Unicode MS" w:hAnsi="Arial Unicode MS"/>
          <w:rtl w:val="0"/>
        </w:rPr>
        <w:br w:type="textWrapping"/>
        <w:t xml:space="preserve">このことをもう少し具体的に見ていきましょう。</w:t>
      </w:r>
    </w:p>
    <w:p w:rsidR="00000000" w:rsidDel="00000000" w:rsidP="00000000" w:rsidRDefault="00000000" w:rsidRPr="00000000" w14:paraId="00000024">
      <w:pPr>
        <w:pStyle w:val="Heading2"/>
        <w:rPr>
          <w:b w:val="1"/>
          <w:bCs w:val="1"/>
        </w:rPr>
      </w:pPr>
      <w:bookmarkStart w:colFirst="0" w:colLast="0" w:name="_1weuj95f81x9" w:id="7"/>
      <w:bookmarkEnd w:id="7"/>
      <w:r w:rsidDel="00000000" w:rsidR="00000000" w:rsidRPr="00000000">
        <w:rPr>
          <w:rFonts w:ascii="Arial Unicode MS" w:cs="Arial Unicode MS" w:eastAsia="Arial Unicode MS" w:hAnsi="Arial Unicode MS"/>
          <w:b w:val="1"/>
          <w:bCs w:val="1"/>
          <w:rtl w:val="0"/>
        </w:rPr>
        <w:t xml:space="preserve">対称性から理論をつくる</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宇宙をつかさどる物理法則というと力学や電磁気学にはじまり、素粒子の標準模型まで幅広くあります。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それぞれ</w:t>
      </w:r>
      <w:ins w:author="Ai N." w:id="32" w:date="2026-03-30T10:11:48Z">
        <w:r w:rsidDel="00000000" w:rsidR="00000000" w:rsidRPr="00000000">
          <w:rPr>
            <w:rtl w:val="0"/>
            <w:rPrChange w:author="Ai N." w:id="33" w:date="2026-03-30T10:11:48Z">
              <w:rPr/>
            </w:rPrChange>
          </w:rPr>
          <w:t xml:space="preserve">の理論に</w:t>
        </w:r>
      </w:ins>
      <w:r w:rsidDel="00000000" w:rsidR="00000000" w:rsidRPr="00000000">
        <w:rPr>
          <w:rFonts w:ascii="Arial Unicode MS" w:cs="Arial Unicode MS" w:eastAsia="Arial Unicode MS" w:hAnsi="Arial Unicode MS"/>
          <w:rtl w:val="0"/>
        </w:rPr>
        <w:t xml:space="preserve">適切な対称性を</w:t>
      </w:r>
      <w:del w:author="Ai N." w:id="34" w:date="2026-03-30T10:11:54Z">
        <w:r w:rsidDel="00000000" w:rsidR="00000000" w:rsidRPr="00000000">
          <w:rPr>
            <w:rtl w:val="0"/>
          </w:rPr>
          <w:delText xml:space="preserve">理論に</w:delText>
        </w:r>
      </w:del>
      <w:r w:rsidDel="00000000" w:rsidR="00000000" w:rsidRPr="00000000">
        <w:rPr>
          <w:rFonts w:ascii="Arial Unicode MS" w:cs="Arial Unicode MS" w:eastAsia="Arial Unicode MS" w:hAnsi="Arial Unicode MS"/>
          <w:rtl w:val="0"/>
        </w:rPr>
        <w:t xml:space="preserve">課すことで、これらの多様な法則が運動を記述する方程式 (運動方程式) として導出されます。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実際に理論を構築する際は、運動方程式そのものではなく系の対称性などの特徴を反映させたLagrangianと呼ばれる関数を構築し</w:t>
      </w:r>
      <w:del w:author="Ai N." w:id="35" w:date="2026-03-30T09:36:53Z">
        <w:r w:rsidDel="00000000" w:rsidR="00000000" w:rsidRPr="00000000">
          <w:rPr>
            <w:rtl w:val="0"/>
          </w:rPr>
          <w:delText xml:space="preserve">てい</w:delText>
        </w:r>
      </w:del>
      <w:ins w:author="Ai N." w:id="35" w:date="2026-03-30T09:36:53Z">
        <w:r w:rsidDel="00000000" w:rsidR="00000000" w:rsidRPr="00000000">
          <w:rPr>
            <w:rtl w:val="0"/>
            <w:rPrChange w:author="Ai N." w:id="36" w:date="2026-03-30T09:36:53Z">
              <w:rPr/>
            </w:rPrChange>
          </w:rPr>
          <w:t xml:space="preserve">ます。</w:t>
        </w:r>
      </w:ins>
      <w:del w:author="Ai N." w:id="35" w:date="2026-03-30T09:36:53Z">
        <w:r w:rsidDel="00000000" w:rsidR="00000000" w:rsidRPr="00000000">
          <w:rPr>
            <w:rtl w:val="0"/>
          </w:rPr>
          <w:delText xml:space="preserve">くのですが、いくつか</w:delText>
        </w:r>
      </w:del>
      <w:r w:rsidDel="00000000" w:rsidR="00000000" w:rsidRPr="00000000">
        <w:rPr>
          <w:rtl w:val="0"/>
        </w:rPr>
        <w:t xml:space="preserve"> </w:t>
      </w:r>
      <w:ins w:author="Ai N." w:id="37" w:date="2026-03-30T10:10:54Z">
        <w:r w:rsidDel="00000000" w:rsidR="00000000" w:rsidRPr="00000000">
          <w:rPr>
            <w:rtl w:val="0"/>
            <w:rPrChange w:author="Ai N." w:id="38" w:date="2026-03-30T10:10:54Z">
              <w:rPr/>
            </w:rPrChange>
          </w:rPr>
          <w:t xml:space="preserve">ここで2つの</w:t>
        </w:r>
      </w:ins>
      <w:r w:rsidDel="00000000" w:rsidR="00000000" w:rsidRPr="00000000">
        <w:rPr>
          <w:rFonts w:ascii="Arial Unicode MS" w:cs="Arial Unicode MS" w:eastAsia="Arial Unicode MS" w:hAnsi="Arial Unicode MS"/>
          <w:rtl w:val="0"/>
        </w:rPr>
        <w:t xml:space="preserve">例を見てみましょう。</w:t>
      </w:r>
      <w:r w:rsidDel="00000000" w:rsidR="00000000" w:rsidRPr="00000000">
        <w:rPr>
          <w:rtl w:val="0"/>
        </w:rPr>
      </w:r>
    </w:p>
    <w:p w:rsidR="00000000" w:rsidDel="00000000" w:rsidP="00000000" w:rsidRDefault="00000000" w:rsidRPr="00000000" w14:paraId="00000028">
      <w:pPr>
        <w:pStyle w:val="Heading3"/>
        <w:rPr>
          <w:b w:val="1"/>
          <w:bCs w:val="1"/>
        </w:rPr>
      </w:pPr>
      <w:bookmarkStart w:colFirst="0" w:colLast="0" w:name="_3thbov2jhwgh" w:id="8"/>
      <w:bookmarkEnd w:id="8"/>
      <w:r w:rsidDel="00000000" w:rsidR="00000000" w:rsidRPr="00000000">
        <w:rPr>
          <w:rFonts w:ascii="Arial Unicode MS" w:cs="Arial Unicode MS" w:eastAsia="Arial Unicode MS" w:hAnsi="Arial Unicode MS"/>
          <w:b w:val="1"/>
          <w:bCs w:val="1"/>
          <w:rtl w:val="0"/>
        </w:rPr>
        <w:t xml:space="preserve">例1：古典力学 (ニュートンの運動方程式)</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古典力学における物体の運動はニュートンの運動方程式で記述されます。</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古典力学の理論では下図に示すような対称性を課します。</w:t>
      </w:r>
    </w:p>
    <w:p w:rsidR="00000000" w:rsidDel="00000000" w:rsidP="00000000" w:rsidRDefault="00000000" w:rsidRPr="00000000" w14:paraId="0000002B">
      <w:pPr>
        <w:jc w:val="center"/>
        <w:rPr/>
      </w:pPr>
      <w:commentRangeStart w:id="4"/>
      <w:r w:rsidDel="00000000" w:rsidR="00000000" w:rsidRPr="00000000">
        <w:rPr/>
        <w:drawing>
          <wp:inline distB="114300" distT="114300" distL="114300" distR="114300">
            <wp:extent cx="5333283" cy="4119563"/>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33283" cy="4119563"/>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Fonts w:ascii="Arial Unicode MS" w:cs="Arial Unicode MS" w:eastAsia="Arial Unicode MS" w:hAnsi="Arial Unicode MS"/>
          <w:rtl w:val="0"/>
        </w:rPr>
        <w:t xml:space="preserve">物体の速度をvとしたときにこれらの変換に対して不変を保つLagrangianは</w:t>
      </w:r>
    </w:p>
    <w:p w:rsidR="00000000" w:rsidDel="00000000" w:rsidP="00000000" w:rsidRDefault="00000000" w:rsidRPr="00000000" w14:paraId="0000002D">
      <w:pPr>
        <w:ind w:left="0" w:firstLine="0"/>
        <w:rPr/>
      </w:pPr>
      <w:hyperlink r:id="rId13">
        <w:r w:rsidDel="00000000" w:rsidR="00000000" w:rsidRPr="00000000">
          <w:rPr/>
          <w:drawing>
            <wp:inline distB="19050" distT="19050" distL="19050" distR="19050">
              <wp:extent cx="818631" cy="36896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818631" cy="36896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Fonts w:ascii="Arial Unicode MS" w:cs="Arial Unicode MS" w:eastAsia="Arial Unicode MS" w:hAnsi="Arial Unicode MS"/>
          <w:rtl w:val="0"/>
        </w:rPr>
        <w:t xml:space="preserve">という形で一意的に決まってしまいます。</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Fonts w:ascii="Arial Unicode MS" w:cs="Arial Unicode MS" w:eastAsia="Arial Unicode MS" w:hAnsi="Arial Unicode MS"/>
          <w:rtl w:val="0"/>
        </w:rPr>
        <w:t xml:space="preserve">これが相互作用をしない自由粒子の運動を記述するLagrangianになっており、これを最小作用の原理</w:t>
      </w:r>
    </w:p>
    <w:p w:rsidR="00000000" w:rsidDel="00000000" w:rsidP="00000000" w:rsidRDefault="00000000" w:rsidRPr="00000000" w14:paraId="00000030">
      <w:pPr>
        <w:ind w:left="0" w:firstLine="0"/>
        <w:rPr/>
      </w:pPr>
      <w:hyperlink r:id="rId15">
        <w:r w:rsidDel="00000000" w:rsidR="00000000" w:rsidRPr="00000000">
          <w:rPr/>
          <w:drawing>
            <wp:inline distB="19050" distT="19050" distL="19050" distR="19050">
              <wp:extent cx="1624013" cy="365615"/>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624013" cy="36561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1">
      <w:pPr>
        <w:ind w:left="0" w:firstLine="0"/>
        <w:rPr/>
      </w:pPr>
      <w:hyperlink r:id="rId17">
        <w:r w:rsidDel="00000000" w:rsidR="00000000" w:rsidRPr="00000000">
          <w:rPr/>
          <w:drawing>
            <wp:inline distB="19050" distT="19050" distL="19050" distR="19050">
              <wp:extent cx="762000" cy="190500"/>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7620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Fonts w:ascii="Arial Unicode MS" w:cs="Arial Unicode MS" w:eastAsia="Arial Unicode MS" w:hAnsi="Arial Unicode MS"/>
          <w:rtl w:val="0"/>
        </w:rPr>
        <w:t xml:space="preserve">に入れることで自由粒子の運動方程式を得ることができます。</w:t>
      </w:r>
    </w:p>
    <w:p w:rsidR="00000000" w:rsidDel="00000000" w:rsidP="00000000" w:rsidRDefault="00000000" w:rsidRPr="00000000" w14:paraId="00000033">
      <w:pPr>
        <w:ind w:left="0" w:firstLine="0"/>
        <w:rPr/>
      </w:pPr>
      <w:commentRangeStart w:id="5"/>
      <w:r w:rsidDel="00000000" w:rsidR="00000000" w:rsidRPr="00000000">
        <w:rPr>
          <w:rFonts w:ascii="Arial Unicode MS" w:cs="Arial Unicode MS" w:eastAsia="Arial Unicode MS" w:hAnsi="Arial Unicode MS"/>
          <w:rtl w:val="0"/>
        </w:rPr>
        <w:t xml:space="preserve">ここまでのLagrangianの構築の議論は</w:t>
      </w:r>
      <w:hyperlink r:id="rId19">
        <w:r w:rsidDel="00000000" w:rsidR="00000000" w:rsidRPr="00000000">
          <w:rPr>
            <w:color w:val="1155cc"/>
            <w:u w:val="single"/>
            <w:rtl w:val="0"/>
          </w:rPr>
          <w:t xml:space="preserve">Landau-Lifshitzの著書『理論物理学教程 力学 (東京都書株式会社)』</w:t>
        </w:r>
      </w:hyperlink>
      <w:r w:rsidDel="00000000" w:rsidR="00000000" w:rsidRPr="00000000">
        <w:rPr>
          <w:rFonts w:ascii="Arial Unicode MS" w:cs="Arial Unicode MS" w:eastAsia="Arial Unicode MS" w:hAnsi="Arial Unicode MS"/>
          <w:rtl w:val="0"/>
        </w:rPr>
        <w:t xml:space="preserve">に載っている有名な議論ですので、詳細はそちらをご覧ください。</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Fonts w:ascii="Arial Unicode MS" w:cs="Arial Unicode MS" w:eastAsia="Arial Unicode MS" w:hAnsi="Arial Unicode MS"/>
          <w:rtl w:val="0"/>
        </w:rPr>
        <w:t xml:space="preserve">このように</w:t>
      </w:r>
      <w:del w:author="Ai N." w:id="39" w:date="2026-03-30T10:16:00Z">
        <w:r w:rsidDel="00000000" w:rsidR="00000000" w:rsidRPr="00000000">
          <w:rPr>
            <w:rtl w:val="0"/>
          </w:rPr>
          <w:delText xml:space="preserve">して</w:delText>
        </w:r>
      </w:del>
      <w:r w:rsidDel="00000000" w:rsidR="00000000" w:rsidRPr="00000000">
        <w:rPr>
          <w:rFonts w:ascii="Arial Unicode MS" w:cs="Arial Unicode MS" w:eastAsia="Arial Unicode MS" w:hAnsi="Arial Unicode MS"/>
          <w:rtl w:val="0"/>
        </w:rPr>
        <w:t xml:space="preserve">対称性を理論に課すことで古典的な物体の運動を予測する方程式を導くことができます。</w:t>
      </w:r>
    </w:p>
    <w:p w:rsidR="00000000" w:rsidDel="00000000" w:rsidP="00000000" w:rsidRDefault="00000000" w:rsidRPr="00000000" w14:paraId="00000036">
      <w:pPr>
        <w:pStyle w:val="Heading3"/>
        <w:rPr>
          <w:b w:val="1"/>
          <w:bCs w:val="1"/>
        </w:rPr>
      </w:pPr>
      <w:bookmarkStart w:colFirst="0" w:colLast="0" w:name="_rrddb737pyu9" w:id="9"/>
      <w:bookmarkEnd w:id="9"/>
      <w:r w:rsidDel="00000000" w:rsidR="00000000" w:rsidRPr="00000000">
        <w:rPr>
          <w:rFonts w:ascii="Arial Unicode MS" w:cs="Arial Unicode MS" w:eastAsia="Arial Unicode MS" w:hAnsi="Arial Unicode MS"/>
          <w:b w:val="1"/>
          <w:bCs w:val="1"/>
          <w:rtl w:val="0"/>
        </w:rPr>
        <w:t xml:space="preserve">例2：素粒子の標準模型</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素粒子物理における運動方程式はvol.2でお見せしたLagrangianによって与えられます。</w:t>
      </w:r>
    </w:p>
    <w:p w:rsidR="00000000" w:rsidDel="00000000" w:rsidP="00000000" w:rsidRDefault="00000000" w:rsidRPr="00000000" w14:paraId="00000038">
      <w:pPr>
        <w:rPr/>
      </w:pPr>
      <w:r w:rsidDel="00000000" w:rsidR="00000000" w:rsidRPr="00000000">
        <w:rPr/>
        <w:drawing>
          <wp:inline distB="114300" distT="114300" distL="114300" distR="114300">
            <wp:extent cx="5262563" cy="4064936"/>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262563" cy="406493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この長い数式も古典力学同様に、下図の対称性を理論に課すことで構築されています。</w:t>
      </w:r>
    </w:p>
    <w:p w:rsidR="00000000" w:rsidDel="00000000" w:rsidP="00000000" w:rsidRDefault="00000000" w:rsidRPr="00000000" w14:paraId="0000003A">
      <w:pPr>
        <w:ind w:left="0" w:firstLine="0"/>
        <w:jc w:val="center"/>
        <w:rPr/>
      </w:pPr>
      <w:r w:rsidDel="00000000" w:rsidR="00000000" w:rsidRPr="00000000">
        <w:rPr>
          <w:b w:val="1"/>
          <w:bCs w:val="1"/>
        </w:rPr>
        <w:drawing>
          <wp:inline distB="114300" distT="114300" distL="114300" distR="114300">
            <wp:extent cx="5731200" cy="3175000"/>
            <wp:effectExtent b="0" l="0" r="0" t="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commentRangeStart w:id="6"/>
      <w:r w:rsidDel="00000000" w:rsidR="00000000" w:rsidRPr="00000000">
        <w:rPr>
          <w:rFonts w:ascii="Arial Unicode MS" w:cs="Arial Unicode MS" w:eastAsia="Arial Unicode MS" w:hAnsi="Arial Unicode MS"/>
          <w:rtl w:val="0"/>
        </w:rPr>
        <w:t xml:space="preserve">本記事ではこれらの詳細には踏み込みませんが、</w:t>
      </w:r>
      <w:hyperlink r:id="rId22">
        <w:r w:rsidDel="00000000" w:rsidR="00000000" w:rsidRPr="00000000">
          <w:rPr>
            <w:color w:val="1155cc"/>
            <w:u w:val="single"/>
            <w:rtl w:val="0"/>
          </w:rPr>
          <w:t xml:space="preserve">坂本 眞人氏の著書『場の量子論：不変性と自由場を中心にして (裳華房)』</w:t>
        </w:r>
      </w:hyperlink>
      <w:r w:rsidDel="00000000" w:rsidR="00000000" w:rsidRPr="00000000">
        <w:rPr>
          <w:rFonts w:ascii="Arial Unicode MS" w:cs="Arial Unicode MS" w:eastAsia="Arial Unicode MS" w:hAnsi="Arial Unicode MS"/>
          <w:rtl w:val="0"/>
        </w:rPr>
        <w:t xml:space="preserve">は分かりやすくこの点を説明しています。</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Fonts w:ascii="Arial Unicode MS" w:cs="Arial Unicode MS" w:eastAsia="Arial Unicode MS" w:hAnsi="Arial Unicode MS"/>
          <w:rtl w:val="0"/>
        </w:rPr>
        <w:t xml:space="preserve">素粒子の標準模型を構築するためには、正確には</w:t>
      </w:r>
      <w:del w:author="Ai N." w:id="40" w:date="2026-03-30T10:18:40Z">
        <w:r w:rsidDel="00000000" w:rsidR="00000000" w:rsidRPr="00000000">
          <w:rPr>
            <w:rtl w:val="0"/>
          </w:rPr>
          <w:delText xml:space="preserve">対称性の他にも確率保存のためのユニタリティや有限な予言を与えるための繰り込み可能性など</w:delText>
        </w:r>
      </w:del>
      <w:r w:rsidDel="00000000" w:rsidR="00000000" w:rsidRPr="00000000">
        <w:rPr>
          <w:rFonts w:ascii="Arial Unicode MS" w:cs="Arial Unicode MS" w:eastAsia="Arial Unicode MS" w:hAnsi="Arial Unicode MS"/>
          <w:rtl w:val="0"/>
        </w:rPr>
        <w:t xml:space="preserve">他の要請も必要です</w:t>
      </w:r>
      <w:ins w:author="Ai N." w:id="41" w:date="2026-03-30T09:45:34Z">
        <w:r w:rsidDel="00000000" w:rsidR="00000000" w:rsidRPr="00000000">
          <w:rPr>
            <w:rtl w:val="0"/>
            <w:rPrChange w:author="Ai N." w:id="42" w:date="2026-03-30T09:45:34Z">
              <w:rPr/>
            </w:rPrChange>
          </w:rPr>
          <w:t xml:space="preserve">が</w:t>
        </w:r>
      </w:ins>
      <w:del w:author="Ai N." w:id="41" w:date="2026-03-30T09:45:34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03E">
      <w:pPr>
        <w:ind w:left="0" w:firstLine="0"/>
        <w:rPr/>
      </w:pPr>
      <w:del w:author="Ai N." w:id="43" w:date="2026-03-30T09:45:39Z">
        <w:r w:rsidDel="00000000" w:rsidR="00000000" w:rsidRPr="00000000">
          <w:rPr>
            <w:rtl w:val="0"/>
          </w:rPr>
          <w:delText xml:space="preserve">しかし、</w:delText>
        </w:r>
      </w:del>
      <w:r w:rsidDel="00000000" w:rsidR="00000000" w:rsidRPr="00000000">
        <w:rPr>
          <w:rFonts w:ascii="Arial Unicode MS" w:cs="Arial Unicode MS" w:eastAsia="Arial Unicode MS" w:hAnsi="Arial Unicode MS"/>
          <w:rtl w:val="0"/>
        </w:rPr>
        <w:t xml:space="preserve">素粒子の運動方程式が上記のような対称性を根幹にして導かれるということには変わりありません。</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Fonts w:ascii="Arial Unicode MS" w:cs="Arial Unicode MS" w:eastAsia="Arial Unicode MS" w:hAnsi="Arial Unicode MS"/>
          <w:rtl w:val="0"/>
        </w:rPr>
        <w:t xml:space="preserve">ここまで見てきたように、</w:t>
      </w:r>
      <w:r w:rsidDel="00000000" w:rsidR="00000000" w:rsidRPr="00000000">
        <w:rPr>
          <w:rFonts w:ascii="Arial Unicode MS" w:cs="Arial Unicode MS" w:eastAsia="Arial Unicode MS" w:hAnsi="Arial Unicode MS"/>
          <w:b w:val="1"/>
          <w:bCs w:val="1"/>
          <w:color w:val="cc0000"/>
          <w:rtl w:val="0"/>
        </w:rPr>
        <w:t xml:space="preserve">物理法則は単に漠然と運動方程式が存在しているのではなく宇宙がもっている対称性にもとづいて法則の形が決められています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pStyle w:val="Heading2"/>
        <w:rPr>
          <w:b w:val="1"/>
          <w:bCs w:val="1"/>
        </w:rPr>
      </w:pPr>
      <w:bookmarkStart w:colFirst="0" w:colLast="0" w:name="_28vjnhiflj93" w:id="10"/>
      <w:bookmarkEnd w:id="10"/>
      <w:r w:rsidDel="00000000" w:rsidR="00000000" w:rsidRPr="00000000">
        <w:rPr>
          <w:rFonts w:ascii="Arial Unicode MS" w:cs="Arial Unicode MS" w:eastAsia="Arial Unicode MS" w:hAnsi="Arial Unicode MS"/>
          <w:b w:val="1"/>
          <w:bCs w:val="1"/>
          <w:rtl w:val="0"/>
        </w:rPr>
        <w:t xml:space="preserve">対称性って神秘的。</w:t>
      </w:r>
    </w:p>
    <w:p w:rsidR="00000000" w:rsidDel="00000000" w:rsidP="00000000" w:rsidRDefault="00000000" w:rsidRPr="00000000" w14:paraId="00000042">
      <w:pPr>
        <w:ind w:left="0" w:firstLine="0"/>
        <w:rPr/>
      </w:pPr>
      <w:r w:rsidDel="00000000" w:rsidR="00000000" w:rsidRPr="00000000">
        <w:rPr>
          <w:rFonts w:ascii="Arial Unicode MS" w:cs="Arial Unicode MS" w:eastAsia="Arial Unicode MS" w:hAnsi="Arial Unicode MS"/>
          <w:rtl w:val="0"/>
        </w:rPr>
        <w:t xml:space="preserve">古典力学や素粒子の標準模型のような対称性から構築される理論は数々の実験結果を説明します。</w:t>
        <w:br w:type="textWrapping"/>
        <w:t xml:space="preserve">これにより</w:t>
      </w:r>
      <w:commentRangeStart w:id="7"/>
      <w:r w:rsidDel="00000000" w:rsidR="00000000" w:rsidRPr="00000000">
        <w:rPr>
          <w:rFonts w:ascii="Arial Unicode MS" w:cs="Arial Unicode MS" w:eastAsia="Arial Unicode MS" w:hAnsi="Arial Unicode MS"/>
          <w:rtl w:val="0"/>
        </w:rPr>
        <w:t xml:space="preserve">自然</w:t>
      </w:r>
      <w:commentRangeEnd w:id="7"/>
      <w:r w:rsidDel="00000000" w:rsidR="00000000" w:rsidRPr="00000000">
        <w:commentReference w:id="7"/>
      </w:r>
      <w:r w:rsidDel="00000000" w:rsidR="00000000" w:rsidRPr="00000000">
        <w:rPr>
          <w:rFonts w:ascii="Arial Unicode MS" w:cs="Arial Unicode MS" w:eastAsia="Arial Unicode MS" w:hAnsi="Arial Unicode MS"/>
          <w:rtl w:val="0"/>
        </w:rPr>
        <w:t xml:space="preserve">が上述のような対称性を持っていることがわかりました。</w:t>
      </w:r>
    </w:p>
    <w:p w:rsidR="00000000" w:rsidDel="00000000" w:rsidP="00000000" w:rsidRDefault="00000000" w:rsidRPr="00000000" w14:paraId="00000043">
      <w:pPr>
        <w:ind w:left="0" w:firstLine="0"/>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なぜ自然がこのような対称性をもっているのかについては現代物理学では答えを与えられていません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Fonts w:ascii="Arial Unicode MS" w:cs="Arial Unicode MS" w:eastAsia="Arial Unicode MS" w:hAnsi="Arial Unicode MS"/>
          <w:rtl w:val="0"/>
        </w:rPr>
        <w:t xml:space="preserve">現在、「初期の宇宙ではより根本的な対称性があり、宇宙の冷却に伴ってそれが自発的に破れて今の対称性に移行した」とする理論モデルが研究されています。</w:t>
      </w:r>
    </w:p>
    <w:p w:rsidR="00000000" w:rsidDel="00000000" w:rsidP="00000000" w:rsidRDefault="00000000" w:rsidRPr="00000000" w14:paraId="00000046">
      <w:pPr>
        <w:ind w:left="0" w:firstLine="0"/>
        <w:rPr/>
      </w:pPr>
      <w:r w:rsidDel="00000000" w:rsidR="00000000" w:rsidRPr="00000000">
        <w:rPr>
          <w:rFonts w:ascii="Arial Unicode MS" w:cs="Arial Unicode MS" w:eastAsia="Arial Unicode MS" w:hAnsi="Arial Unicode MS"/>
          <w:rtl w:val="0"/>
        </w:rPr>
        <w:t xml:space="preserve">例えば素粒子の標準模型を与えるゲージ対称性では、電磁気力と弱い相互作用は電弱対称性として統一的に記述されますが、強い相互作用は別のゲージ対称性として組み込まれています。</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Fonts w:ascii="Arial Unicode MS" w:cs="Arial Unicode MS" w:eastAsia="Arial Unicode MS" w:hAnsi="Arial Unicode MS"/>
          <w:rtl w:val="0"/>
        </w:rPr>
        <w:t xml:space="preserve">これらをさらに統一する、より大きなゲージ対称性が存在するのではないかという考えのもとで大統一理論 (Grand Unified Theory; GUT) という</w:t>
      </w:r>
      <w:ins w:author="Ai N." w:id="44" w:date="2026-03-30T10:27:39Z">
        <w:r w:rsidDel="00000000" w:rsidR="00000000" w:rsidRPr="00000000">
          <w:rPr>
            <w:rtl w:val="0"/>
            <w:rPrChange w:author="Ai N." w:id="45" w:date="2026-03-30T10:27:39Z">
              <w:rPr/>
            </w:rPrChange>
          </w:rPr>
          <w:t xml:space="preserve">理論が</w:t>
        </w:r>
      </w:ins>
      <w:del w:author="Ai N." w:id="44" w:date="2026-03-30T10:27:39Z">
        <w:r w:rsidDel="00000000" w:rsidR="00000000" w:rsidRPr="00000000">
          <w:rPr>
            <w:rtl w:val="0"/>
          </w:rPr>
          <w:delText xml:space="preserve">ものが理論的に</w:delText>
        </w:r>
      </w:del>
      <w:r w:rsidDel="00000000" w:rsidR="00000000" w:rsidRPr="00000000">
        <w:rPr>
          <w:rFonts w:ascii="Arial Unicode MS" w:cs="Arial Unicode MS" w:eastAsia="Arial Unicode MS" w:hAnsi="Arial Unicode MS"/>
          <w:rtl w:val="0"/>
        </w:rPr>
        <w:t xml:space="preserve">研究されており、陽子崩壊の探索などを通じて実験的にもその検証が試みられています。</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del w:author="Ai N." w:id="46" w:date="2026-03-30T09:52:04Z">
        <w:r w:rsidDel="00000000" w:rsidR="00000000" w:rsidRPr="00000000">
          <w:rPr>
            <w:rtl w:val="0"/>
          </w:rPr>
          <w:delText xml:space="preserve">将来の物理学が、なぜ</w:delText>
        </w:r>
      </w:del>
      <w:r w:rsidDel="00000000" w:rsidR="00000000" w:rsidRPr="00000000">
        <w:rPr>
          <w:rFonts w:ascii="Arial Unicode MS" w:cs="Arial Unicode MS" w:eastAsia="Arial Unicode MS" w:hAnsi="Arial Unicode MS"/>
          <w:rtl w:val="0"/>
        </w:rPr>
        <w:t xml:space="preserve">自然が</w:t>
      </w:r>
      <w:ins w:author="Ai N." w:id="47" w:date="2026-03-30T10:20:37Z">
        <w:r w:rsidDel="00000000" w:rsidR="00000000" w:rsidRPr="00000000">
          <w:rPr>
            <w:rtl w:val="0"/>
            <w:rPrChange w:author="Ai N." w:id="48" w:date="2026-03-30T10:20:37Z">
              <w:rPr/>
            </w:rPrChange>
          </w:rPr>
          <w:t xml:space="preserve">持つ</w:t>
        </w:r>
        <w:del w:author="Ai N." w:id="47" w:date="2026-03-30T10:20:37Z">
          <w:r w:rsidDel="00000000" w:rsidR="00000000" w:rsidRPr="00000000">
            <w:rPr>
              <w:rtl w:val="0"/>
              <w:rPrChange w:author="Ai N." w:id="48" w:date="2026-03-30T10:20:37Z">
                <w:rPr/>
              </w:rPrChange>
            </w:rPr>
            <w:delText xml:space="preserve"> </w:delText>
          </w:r>
        </w:del>
      </w:ins>
      <w:del w:author="Ai N." w:id="47" w:date="2026-03-30T10:20:37Z">
        <w:r w:rsidDel="00000000" w:rsidR="00000000" w:rsidRPr="00000000">
          <w:rPr>
            <w:rtl w:val="0"/>
          </w:rPr>
          <w:delText xml:space="preserve">このような</w:delText>
        </w:r>
      </w:del>
      <w:r w:rsidDel="00000000" w:rsidR="00000000" w:rsidRPr="00000000">
        <w:rPr>
          <w:rFonts w:ascii="Arial Unicode MS" w:cs="Arial Unicode MS" w:eastAsia="Arial Unicode MS" w:hAnsi="Arial Unicode MS"/>
          <w:rtl w:val="0"/>
        </w:rPr>
        <w:t xml:space="preserve">対称性</w:t>
      </w:r>
      <w:ins w:author="Ai N." w:id="49" w:date="2026-03-30T10:20:47Z">
        <w:r w:rsidDel="00000000" w:rsidR="00000000" w:rsidRPr="00000000">
          <w:rPr>
            <w:rtl w:val="0"/>
            <w:rPrChange w:author="Ai N." w:id="50" w:date="2026-03-30T10:20:47Z">
              <w:rPr/>
            </w:rPrChange>
          </w:rPr>
          <w:t xml:space="preserve">の</w:t>
        </w:r>
      </w:ins>
      <w:del w:author="Ai N." w:id="49" w:date="2026-03-30T10:20:47Z">
        <w:r w:rsidDel="00000000" w:rsidR="00000000" w:rsidRPr="00000000">
          <w:rPr>
            <w:rtl w:val="0"/>
          </w:rPr>
          <w:delText xml:space="preserve">をもつのかという</w:delText>
        </w:r>
      </w:del>
      <w:r w:rsidDel="00000000" w:rsidR="00000000" w:rsidRPr="00000000">
        <w:rPr>
          <w:rFonts w:ascii="Arial Unicode MS" w:cs="Arial Unicode MS" w:eastAsia="Arial Unicode MS" w:hAnsi="Arial Unicode MS"/>
          <w:rtl w:val="0"/>
        </w:rPr>
        <w:t xml:space="preserve">問いに</w:t>
      </w:r>
      <w:ins w:author="Ai N." w:id="51" w:date="2026-03-30T09:52:10Z">
        <w:r w:rsidDel="00000000" w:rsidR="00000000" w:rsidRPr="00000000">
          <w:rPr>
            <w:rtl w:val="0"/>
            <w:rPrChange w:author="Ai N." w:id="52" w:date="2026-03-30T09:52:10Z">
              <w:rPr/>
            </w:rPrChange>
          </w:rPr>
          <w:t xml:space="preserve">将来の物理学が</w:t>
        </w:r>
      </w:ins>
      <w:r w:rsidDel="00000000" w:rsidR="00000000" w:rsidRPr="00000000">
        <w:rPr>
          <w:rFonts w:ascii="Arial Unicode MS" w:cs="Arial Unicode MS" w:eastAsia="Arial Unicode MS" w:hAnsi="Arial Unicode MS"/>
          <w:rtl w:val="0"/>
        </w:rPr>
        <w:t xml:space="preserve">答えられるかどうかは分かりません。</w:t>
      </w:r>
    </w:p>
    <w:p w:rsidR="00000000" w:rsidDel="00000000" w:rsidP="00000000" w:rsidRDefault="00000000" w:rsidRPr="00000000" w14:paraId="0000004B">
      <w:pPr>
        <w:ind w:left="0" w:firstLine="0"/>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私たち生命が存在するこの宇宙がこのような対称性のもとで成り立っていることを思うと、どこか神秘的</w:t>
      </w:r>
      <w:r w:rsidDel="00000000" w:rsidR="00000000" w:rsidRPr="00000000">
        <w:rPr>
          <w:rFonts w:ascii="Arial Unicode MS" w:cs="Arial Unicode MS" w:eastAsia="Arial Unicode MS" w:hAnsi="Arial Unicode MS"/>
          <w:rtl w:val="0"/>
        </w:rPr>
        <w:t xml:space="preserve">に感じられます。</w:t>
      </w:r>
    </w:p>
    <w:p w:rsidR="00000000" w:rsidDel="00000000" w:rsidP="00000000" w:rsidRDefault="00000000" w:rsidRPr="00000000" w14:paraId="0000004C">
      <w:pPr>
        <w:pStyle w:val="Heading2"/>
        <w:rPr>
          <w:b w:val="1"/>
          <w:bCs w:val="1"/>
        </w:rPr>
      </w:pPr>
      <w:bookmarkStart w:colFirst="0" w:colLast="0" w:name="_e2k821un2wq" w:id="11"/>
      <w:bookmarkEnd w:id="11"/>
      <w:r w:rsidDel="00000000" w:rsidR="00000000" w:rsidRPr="00000000">
        <w:rPr>
          <w:rFonts w:ascii="Arial Unicode MS" w:cs="Arial Unicode MS" w:eastAsia="Arial Unicode MS" w:hAnsi="Arial Unicode MS"/>
          <w:b w:val="1"/>
          <w:bCs w:val="1"/>
          <w:rtl w:val="0"/>
        </w:rPr>
        <w:t xml:space="preserve">対称性は美しい、だけど破れることもある</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前段で軽く触れましたが、物理学では対称性は美しさとして扱われる一方でその対称性が失われる、または別の対称性の形になるという現象が見られます。</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実は</w:t>
      </w:r>
      <w:ins w:author="Ai N." w:id="53" w:date="2026-03-30T09:53:39Z">
        <w:r w:rsidDel="00000000" w:rsidR="00000000" w:rsidRPr="00000000">
          <w:rPr>
            <w:rtl w:val="0"/>
            <w:rPrChange w:author="Ai N." w:id="54" w:date="2026-03-30T09:53:39Z">
              <w:rPr/>
            </w:rPrChange>
          </w:rPr>
          <w:t xml:space="preserve">これらの</w:t>
        </w:r>
      </w:ins>
      <w:del w:author="Ai N." w:id="53" w:date="2026-03-30T09:53:39Z">
        <w:r w:rsidDel="00000000" w:rsidR="00000000" w:rsidRPr="00000000">
          <w:rPr>
            <w:rtl w:val="0"/>
          </w:rPr>
          <w:delText xml:space="preserve">このような</w:delText>
        </w:r>
      </w:del>
      <w:r w:rsidDel="00000000" w:rsidR="00000000" w:rsidRPr="00000000">
        <w:rPr>
          <w:rFonts w:ascii="Arial Unicode MS" w:cs="Arial Unicode MS" w:eastAsia="Arial Unicode MS" w:hAnsi="Arial Unicode MS"/>
          <w:rtl w:val="0"/>
        </w:rPr>
        <w:t xml:space="preserve">メカニズムは宇宙が今の姿に至るために非常に重要な役割を担っています。</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次回は対称性の破れがどのようにして現在の宇宙を形成したのかについてご紹介しようと思います。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5" w:date="2026-03-30T09:43:59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このsectionの例2つとも若干長く感じるので、参考文献については全て注釈つけて文末で紹介するのはどうでしょうか？</w:t>
      </w:r>
    </w:p>
  </w:comment>
  <w:comment w:author="Ai N." w:id="6" w:date="2026-03-30T09:44:53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同上。</w:t>
      </w:r>
    </w:p>
  </w:comment>
  <w:comment w:author="Ai N." w:id="2" w:date="2026-03-30T09:28:56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この内容は上段落の5行に書いてある内容と同じであってる？そしたら繰り返しになるのでトルでも良いかも。</w:t>
      </w:r>
    </w:p>
  </w:comment>
  <w:comment w:author="Seidai Tairafune" w:id="4" w:date="2026-03-29T03:32:31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回転対称性について</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360°としてくれてましたが、回転変換は連続的な回転つまり0.1°とかに対してもかかる対称性なので単に回転としました。</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でリアクションしました（2026-03-30 08:23 午前）</w:t>
      </w:r>
    </w:p>
  </w:comment>
  <w:comment w:author="Seidai Tairafune" w:id="3" w:date="2026-03-26T13:12:19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このsectionの頭の問いかけに答える形に修正。</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でリアクションしました（2026-03-30 09:30 午前）</w:t>
      </w:r>
    </w:p>
  </w:comment>
  <w:comment w:author="Ai N." w:id="1" w:date="2026-03-30T08:42:25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座標系は、下絵・吹き出しの左下に書いてるxyzのことだよね？</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どこかにこの図(xyz?)が座標系で物差しです〜という説明を入れるのはどうだろうか(伝わるか‥？)。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ターゲットを考えて入れなくて良さそうなものだったらスルーしてください。</w:t>
      </w:r>
    </w:p>
  </w:comment>
  <w:comment w:author="Ai N." w:id="0" w:date="2026-03-30T10:27:37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小見出しとチェンジしました。</w:t>
      </w:r>
    </w:p>
  </w:comment>
  <w:comment w:author="Ai N." w:id="7" w:date="2026-03-30T09:50:00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#3で自然という言葉は初登場になりますかね？唐突な感じがあるので言い換えられる言葉があればお願いします。難しそうだったら相談しましょう。</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もう少し正確にいうと、変換をしても系のLagrangianが変わらないことを不変性と呼び、このときの変換が持つ数学的性質 (群) を対称性と呼びます。</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8.png"/><Relationship Id="rId22" Type="http://schemas.openxmlformats.org/officeDocument/2006/relationships/hyperlink" Target="https://www.amazon.co.jp/%E5%A0%B4%E3%81%AE%E9%87%8F%E5%AD%90%E8%AB%96-%E4%B8%8D%E5%A4%89%E6%80%A7%E3%81%A8%E8%87%AA%E7%94%B1%E5%A0%B4%E3%82%92%E4%B8%AD%E5%BF%83%E3%81%AB%E3%81%97%E3%81%A6-%E9%87%8F%E5%AD%90%E5%8A%9B%E5%AD%A6%E9%81%B8%E6%9B%B8-%E5%9D%82%E6%9C%AC-%E7%9C%9E%E4%BA%BA/dp/4785325119/ref=sr_1_2?__mk_ja_JP=%E3%82%AB%E3%82%BF%E3%82%AB%E3%83%8A&amp;crid=2KLL8VMSQ64LA&amp;dib=eyJ2IjoiMSJ9.P2h1NacTDNoRCfGkCinF7EQqFNvwcal_0aa08kWPnd6nhxGsp2RDXcQpN9TmMhO3ThG9Igar6JdLruPjEfvIJ3RSNefw6n93tzH-cyeF7S4.fhdxyUb_3cz5iCPcenmKkYgChNzh4Qhbp6lTbZF8PPs&amp;dib_tag=se&amp;keywords=%E5%9D%82%E4%BA%95+%E5%A0%B4%E3%81%AE%E9%87%8F%E5%AD%90%E8%AB%96&amp;qid=1774755434&amp;s=books&amp;sprefix=%E5%9D%82%E4%BA%95+%E5%A0%B4%E3%81%AE%E9%87%8F%E5%AD%90%E8%AB%96%2Cstripbooks%2C219&amp;sr=1-2" TargetMode="External"/><Relationship Id="rId10" Type="http://schemas.openxmlformats.org/officeDocument/2006/relationships/image" Target="media/image5.png"/><Relationship Id="rId21" Type="http://schemas.openxmlformats.org/officeDocument/2006/relationships/image" Target="media/image9.png"/><Relationship Id="rId13" Type="http://schemas.openxmlformats.org/officeDocument/2006/relationships/hyperlink" Target="https://www.codecogs.com/eqnedit.php?latex=L%20%3D%20%5Cfrac%7B1%7D%7B2%7Dmv%5E2#0"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yperlink" Target="https://www.codecogs.com/eqnedit.php?latex=S%5Bx%5D%20%3D%20%5Cint%20dt%20L(x%2C%20dx%2Fdt)%20#0" TargetMode="External"/><Relationship Id="rId14" Type="http://schemas.openxmlformats.org/officeDocument/2006/relationships/image" Target="media/image3.png"/><Relationship Id="rId17" Type="http://schemas.openxmlformats.org/officeDocument/2006/relationships/hyperlink" Target="https://www.codecogs.com/eqnedit.php?latex=%5Cdelta%20S%5Bx%5D%20%3D%200#0" TargetMode="External"/><Relationship Id="rId16" Type="http://schemas.openxmlformats.org/officeDocument/2006/relationships/image" Target="media/image6.png"/><Relationship Id="rId5" Type="http://schemas.openxmlformats.org/officeDocument/2006/relationships/footnotes" Target="footnotes.xml"/><Relationship Id="rId19" Type="http://schemas.openxmlformats.org/officeDocument/2006/relationships/hyperlink" Target="https://www.amazon.co.jp/%E5%8A%9B%E5%AD%A6-%E5%A2%97%E8%A8%82%E7%AC%AC3%E7%89%88-%E3%83%A9%E3%83%B3%E3%83%80%E3%82%A6-%E3%83%AA%E3%83%95%E3%82%B7%E3%83%83%E3%83%84%E7%90%86%E8%AB%96%E7%89%A9%E7%90%86%E5%AD%A6%E6%95%99%E7%A8%8B-%E3%82%A8%E3%83%AA%E3%83%BB%E3%83%A9%E3%83%B3%E3%83%80%E3%82%A6/dp/4489011601" TargetMode="External"/><Relationship Id="rId6" Type="http://schemas.openxmlformats.org/officeDocument/2006/relationships/numbering" Target="numbering.xml"/><Relationship Id="rId18" Type="http://schemas.openxmlformats.org/officeDocument/2006/relationships/image" Target="media/image2.png"/><Relationship Id="rId7" Type="http://schemas.openxmlformats.org/officeDocument/2006/relationships/styles" Target="styles.xml"/><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