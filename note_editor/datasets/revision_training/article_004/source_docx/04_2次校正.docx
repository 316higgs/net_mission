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fg8dlc8djyxz" w:id="0"/>
      <w:bookmarkEnd w:id="0"/>
      <w:r w:rsidDel="00000000" w:rsidR="00000000" w:rsidRPr="00000000">
        <w:rPr>
          <w:rFonts w:ascii="Arial Unicode MS" w:cs="Arial Unicode MS" w:eastAsia="Arial Unicode MS" w:hAnsi="Arial Unicode MS"/>
          <w:b w:val="1"/>
          <w:bCs w:val="1"/>
          <w:rtl w:val="0"/>
        </w:rPr>
        <w:t xml:space="preserve">vol.4 対称性の破れと質量が生まれた経緯</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今回は「対称性の破れによってどのように現在の宇宙が形成されたか」について。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vol.3で対称性という美しさについてご紹介しましたが、今回はあえてその美しさを失うことによってこの宇宙が現在の姿に至ったということを見ていきます。</w:t>
      </w:r>
    </w:p>
    <w:p w:rsidR="00000000" w:rsidDel="00000000" w:rsidP="00000000" w:rsidRDefault="00000000" w:rsidRPr="00000000" w14:paraId="00000005">
      <w:pPr>
        <w:pStyle w:val="Heading2"/>
        <w:rPr>
          <w:b w:val="1"/>
          <w:bCs w:val="1"/>
        </w:rPr>
      </w:pPr>
      <w:bookmarkStart w:colFirst="0" w:colLast="0" w:name="_ligilrzdlqm3" w:id="1"/>
      <w:bookmarkEnd w:id="1"/>
      <w:r w:rsidDel="00000000" w:rsidR="00000000" w:rsidRPr="00000000">
        <w:rPr>
          <w:rFonts w:ascii="Arial Unicode MS" w:cs="Arial Unicode MS" w:eastAsia="Arial Unicode MS" w:hAnsi="Arial Unicode MS"/>
          <w:b w:val="1"/>
          <w:bCs w:val="1"/>
          <w:rtl w:val="0"/>
        </w:rPr>
        <w:t xml:space="preserve">対称性が「破れる」って？</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まず、「対称性が破れる」という言葉の意味を説明します。</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vol.3で見たように対称性というのは物に対して変換をしても結果が変わらない性質のことをいいます。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ここで正方形を考えてみましょう。</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正方形という形は90°回転させても同じ形です。</w:t>
        <w:br w:type="textWrapping"/>
        <w:t xml:space="preserve">つまり90°回転の変換に対して対称性を持つ図形です。</w:t>
        <w:br w:type="textWrapping"/>
        <w:t xml:space="preserve">正確には90°、180°、270°、360°という4段階の回転変換に対して対称性があります。</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5731200" cy="25273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ここで、この正方形の一辺をつまんでほんの少しだけ伸ばして長方形にしてみましょう。</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するとほんの少しだけ変形しただけで90°回転させると同じ形にはなりません。</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正確には180°、360°の2段階の回転変換にのみ対称性が残ります。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何らかの変化により元々の系が持っていた対称性の一部が失われる現象が対称性の破れ</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5140596" cy="397668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40596"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実はこの対称性の破れが宇宙を形成するさまざまな過程で起きています。</w:t>
      </w:r>
    </w:p>
    <w:p w:rsidR="00000000" w:rsidDel="00000000" w:rsidP="00000000" w:rsidRDefault="00000000" w:rsidRPr="00000000" w14:paraId="00000012">
      <w:pPr>
        <w:pStyle w:val="Heading2"/>
        <w:rPr/>
      </w:pPr>
      <w:bookmarkStart w:colFirst="0" w:colLast="0" w:name="_lsly31b9a0wk" w:id="2"/>
      <w:bookmarkEnd w:id="2"/>
      <w:r w:rsidDel="00000000" w:rsidR="00000000" w:rsidRPr="00000000">
        <w:rPr>
          <w:rFonts w:ascii="Arial Unicode MS" w:cs="Arial Unicode MS" w:eastAsia="Arial Unicode MS" w:hAnsi="Arial Unicode MS"/>
          <w:b w:val="1"/>
          <w:bCs w:val="1"/>
          <w:rtl w:val="0"/>
        </w:rPr>
        <w:t xml:space="preserve">なぜ私たちには質量があるのか？</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物質には質量と呼ばれる物理量があり、重力はこれに比例して働きます。</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すなわち、質量がないと物質には重力が働きません。</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そして特殊相対論によると、質量が0の粒子は光速の速さで動き回ります。</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そのため質量は私たちの体や星といったあらゆる物体を構成するために必須の物理量です。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color w:val="cc0000"/>
          <w:rtl w:val="0"/>
        </w:rPr>
        <w:t xml:space="preserve">とても身近で重要な質量という概念ですが、その起源は素粒子物理そして今回のテーマである対称性の破れにあります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pStyle w:val="Heading2"/>
        <w:rPr>
          <w:b w:val="1"/>
          <w:bCs w:val="1"/>
        </w:rPr>
      </w:pPr>
      <w:bookmarkStart w:colFirst="0" w:colLast="0" w:name="_5nwvcem29r3f" w:id="3"/>
      <w:bookmarkEnd w:id="3"/>
      <w:r w:rsidDel="00000000" w:rsidR="00000000" w:rsidRPr="00000000">
        <w:rPr>
          <w:rFonts w:ascii="Arial Unicode MS" w:cs="Arial Unicode MS" w:eastAsia="Arial Unicode MS" w:hAnsi="Arial Unicode MS"/>
          <w:b w:val="1"/>
          <w:bCs w:val="1"/>
          <w:rtl w:val="0"/>
        </w:rPr>
        <w:t xml:space="preserve">質量生成の起源となる対称性の破れとは</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では、どんな物理量が、どんな対称性を破って質量が生まれるのでしょうか。</w:t>
        <w:br w:type="textWrapping"/>
        <w:t xml:space="preserve">その答えは前回までで何回か出てきた素粒子の標準模型の中にあります。</w:t>
        <w:br w:type="textWrapping"/>
        <w:t xml:space="preserve">大切なのはHiggsポテンシャルの項で、これは宇宙の安定な状態 (真空状態) を決める重要な項です。</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5447527" cy="4205288"/>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47527"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rtl w:val="0"/>
        </w:rPr>
        <w:t xml:space="preserve">このHiggsポテンシャルで決められる真空がゲージ対称性 (vol.3を参照) を破ることで、質量という概念が生まれる、というのがストーリーです。</w:t>
      </w:r>
      <w:r w:rsidDel="00000000" w:rsidR="00000000" w:rsidRPr="00000000">
        <w:rPr>
          <w:rtl w:val="0"/>
        </w:rPr>
      </w:r>
    </w:p>
    <w:p w:rsidR="00000000" w:rsidDel="00000000" w:rsidP="00000000" w:rsidRDefault="00000000" w:rsidRPr="00000000" w14:paraId="0000001C">
      <w:pPr>
        <w:pStyle w:val="Heading3"/>
        <w:rPr/>
      </w:pPr>
      <w:bookmarkStart w:colFirst="0" w:colLast="0" w:name="_xzan4h7hf4cu" w:id="4"/>
      <w:bookmarkEnd w:id="4"/>
      <w:r w:rsidDel="00000000" w:rsidR="00000000" w:rsidRPr="00000000">
        <w:rPr>
          <w:rFonts w:ascii="Arial Unicode MS" w:cs="Arial Unicode MS" w:eastAsia="Arial Unicode MS" w:hAnsi="Arial Unicode MS"/>
          <w:b w:val="1"/>
          <w:bCs w:val="1"/>
          <w:rtl w:val="0"/>
        </w:rPr>
        <w:t xml:space="preserve">真空がゲージ対称性を破るとはどういう意味？</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真空状態は宇宙の安定な状態と述べましたが、これはHiggs場のポテンシャルエネルギー (Higgsポテンシャル) が最小になる状態という意味です。</w:t>
        <w:br w:type="textWrapping"/>
        <w:t xml:space="preserve">誕生直後の宇宙ではHiggsポテンシャルは単純な2次の形をしていたと考えられています。</w:t>
        <w:br w:type="textWrapping"/>
        <w:t xml:space="preserve">ポテンシャル V(Φ) の形は円周方向に回転しても変わりません。</w:t>
        <w:br w:type="textWrapping"/>
        <w:t xml:space="preserve">ここで真空状態は原点にありますが、同じ回転に対して真空状態のある点も不変です。</w:t>
        <w:br w:type="textWrapping"/>
        <w:t xml:space="preserve">この円周方向の回転に対する対称性はゲージ対称性を直感的に反映したものです。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ポテンシャルと真空状態の両方がゲージ対称性を守っています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5731200" cy="44323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宇宙誕生から約1ピコ秒後、Higgsポテンシャルは2次+4次のメキシカンハットのような形に変形したとされています。</w:t>
        <w:br w:type="textWrapping"/>
        <w:t xml:space="preserve">ここでもポテンシャルの形は相変わらず円周方向に対して不変です。</w:t>
        <w:br w:type="textWrapping"/>
        <w:t xml:space="preserve">一方、真空状態はそうはいかず、安定点は半径が非ゼロの円周上のどこか1点に現れます。そのため円周方向に回転させるとその位置が変わってしまいます。</w:t>
        <w:br w:type="textWrapping"/>
        <w:t xml:space="preserve">つまり、</w:t>
      </w:r>
      <w:r w:rsidDel="00000000" w:rsidR="00000000" w:rsidRPr="00000000">
        <w:rPr>
          <w:rFonts w:ascii="Arial Unicode MS" w:cs="Arial Unicode MS" w:eastAsia="Arial Unicode MS" w:hAnsi="Arial Unicode MS"/>
          <w:b w:val="1"/>
          <w:bCs w:val="1"/>
          <w:color w:val="cc0000"/>
          <w:rtl w:val="0"/>
        </w:rPr>
        <w:t xml:space="preserve">ポテンシャルそのものはゲージ対称性を保っているが、真空状態はゲージ対称性を破っている状況</w:t>
      </w:r>
      <w:r w:rsidDel="00000000" w:rsidR="00000000" w:rsidRPr="00000000">
        <w:rPr>
          <w:rFonts w:ascii="Arial Unicode MS" w:cs="Arial Unicode MS" w:eastAsia="Arial Unicode MS" w:hAnsi="Arial Unicode MS"/>
          <w:rtl w:val="0"/>
        </w:rPr>
        <w:t xml:space="preserve">になります。</w:t>
        <w:br w:type="textWrapping"/>
        <w:t xml:space="preserve">このようにHiggsポテンシャルの形が変わったことで、真空がゲージ対称性を破る現象を自発的対称性の破れと呼びます。</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731200" cy="44323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b w:val="1"/>
          <w:bCs w:val="1"/>
        </w:rPr>
      </w:pPr>
      <w:bookmarkStart w:colFirst="0" w:colLast="0" w:name="_k0tsm3feqqgy" w:id="5"/>
      <w:bookmarkEnd w:id="5"/>
      <w:r w:rsidDel="00000000" w:rsidR="00000000" w:rsidRPr="00000000">
        <w:rPr>
          <w:rFonts w:ascii="Arial Unicode MS" w:cs="Arial Unicode MS" w:eastAsia="Arial Unicode MS" w:hAnsi="Arial Unicode MS"/>
          <w:b w:val="1"/>
          <w:bCs w:val="1"/>
          <w:rtl w:val="0"/>
        </w:rPr>
        <w:t xml:space="preserve">対称性が破れることで質量が生まれる仕組み</w:t>
      </w:r>
    </w:p>
    <w:p w:rsidR="00000000" w:rsidDel="00000000" w:rsidP="00000000" w:rsidRDefault="00000000" w:rsidRPr="00000000" w14:paraId="00000022">
      <w:pPr>
        <w:pStyle w:val="Heading2"/>
        <w:keepNext w:val="0"/>
        <w:keepLines w:val="0"/>
        <w:spacing w:after="240" w:before="240" w:lineRule="auto"/>
        <w:rPr>
          <w:sz w:val="22"/>
          <w:szCs w:val="22"/>
        </w:rPr>
      </w:pPr>
      <w:bookmarkStart w:colFirst="0" w:colLast="0" w:name="_k0tsm3feqqgy" w:id="5"/>
      <w:bookmarkEnd w:id="5"/>
      <w:r w:rsidDel="00000000" w:rsidR="00000000" w:rsidRPr="00000000">
        <w:rPr>
          <w:rFonts w:ascii="Arial Unicode MS" w:cs="Arial Unicode MS" w:eastAsia="Arial Unicode MS" w:hAnsi="Arial Unicode MS"/>
          <w:sz w:val="22"/>
          <w:szCs w:val="22"/>
          <w:rtl w:val="0"/>
        </w:rPr>
        <w:t xml:space="preserve">ではいよいよ対称性の破れにより質量が生まれる仕組みを見ていきます。</w:t>
      </w:r>
    </w:p>
    <w:p w:rsidR="00000000" w:rsidDel="00000000" w:rsidP="00000000" w:rsidRDefault="00000000" w:rsidRPr="00000000" w14:paraId="00000023">
      <w:pPr>
        <w:pStyle w:val="Heading2"/>
        <w:keepNext w:val="0"/>
        <w:keepLines w:val="0"/>
        <w:spacing w:after="240" w:before="240" w:lineRule="auto"/>
        <w:rPr/>
      </w:pPr>
      <w:bookmarkStart w:colFirst="0" w:colLast="0" w:name="_k0tsm3feqqgy" w:id="5"/>
      <w:bookmarkEnd w:id="5"/>
      <w:r w:rsidDel="00000000" w:rsidR="00000000" w:rsidRPr="00000000">
        <w:rPr>
          <w:rFonts w:ascii="Arial Unicode MS" w:cs="Arial Unicode MS" w:eastAsia="Arial Unicode MS" w:hAnsi="Arial Unicode MS"/>
          <w:sz w:val="22"/>
          <w:szCs w:val="22"/>
          <w:rtl w:val="0"/>
        </w:rPr>
        <w:t xml:space="preserve">宇宙の真空状態を水槽に見立てましょう。</w:t>
        <w:br w:type="textWrapping"/>
        <w:t xml:space="preserve">宇宙に広がるHiggs場はこの水槽の中の水のようなものです。</w:t>
        <w:br w:type="textWrapping"/>
        <w:t xml:space="preserve">水槽の水は波が立ってうねりますが、その平均的な水位が安定状態におけるHiggs場の平均値 (真空期待値と呼ぶ) に対応します。</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さきほど説明したように初期の宇宙は真空が原点にありました。</w:t>
        <w:br w:type="textWrapping"/>
        <w:t xml:space="preserve">これは真空期待値 (平均水位) が0の状態で、水槽の中の物質粒子や相互作用を媒介するゲージボソンは質量がゼロです。</w:t>
        <w:br w:type="textWrapping"/>
        <w:t xml:space="preserve">このままではあらゆる粒子は光速で飛び交い、星はおろか原子ひとつも形成することができません。</w:t>
        <w:br w:type="textWrapping"/>
        <w:br w:type="textWrapping"/>
        <w:t xml:space="preserve">そこから約1ピコ秒後、Higgsポテンシャルの形が変わることで真空の位置が変わります。</w:t>
        <w:br w:type="textWrapping"/>
        <w:t xml:space="preserve">これは真空期待値 (平均水位) が非ゼロになったということです。</w:t>
        <w:br w:type="textWrapping"/>
        <w:t xml:space="preserve">平均水位が非ゼロの定数場を物理では背景場と呼びます。</w:t>
        <w:br w:type="textWrapping"/>
        <w:t xml:space="preserve">水槽の中の</w:t>
      </w:r>
      <w:r w:rsidDel="00000000" w:rsidR="00000000" w:rsidRPr="00000000">
        <w:rPr>
          <w:rFonts w:ascii="Arial Unicode MS" w:cs="Arial Unicode MS" w:eastAsia="Arial Unicode MS" w:hAnsi="Arial Unicode MS"/>
          <w:b w:val="1"/>
          <w:bCs w:val="1"/>
          <w:color w:val="cc0000"/>
          <w:rtl w:val="0"/>
        </w:rPr>
        <w:t xml:space="preserve">物質粒子やゲージボソンはそれぞれこの背景場と相互作用を起こし、粒子ごとに固有のエネルギーを獲得する</w:t>
      </w:r>
      <w:r w:rsidDel="00000000" w:rsidR="00000000" w:rsidRPr="00000000">
        <w:rPr>
          <w:rFonts w:ascii="Arial Unicode MS" w:cs="Arial Unicode MS" w:eastAsia="Arial Unicode MS" w:hAnsi="Arial Unicode MS"/>
          <w:rtl w:val="0"/>
        </w:rPr>
        <w:t xml:space="preserve">ようになります。</w:t>
        <w:br w:type="textWrapping"/>
        <w:t xml:space="preserve">これが粒子の質量の正体です。</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5731200" cy="44323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この一連の質量生成の仕組みはHiggs機構と呼ばれ、実際にゲージボゾンや物質粒子がこの機構で質量を獲得することが実験的に確認されています。</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このように</w:t>
      </w:r>
      <w:r w:rsidDel="00000000" w:rsidR="00000000" w:rsidRPr="00000000">
        <w:rPr>
          <w:rFonts w:ascii="Arial Unicode MS" w:cs="Arial Unicode MS" w:eastAsia="Arial Unicode MS" w:hAnsi="Arial Unicode MS"/>
          <w:b w:val="1"/>
          <w:bCs w:val="1"/>
          <w:color w:val="cc0000"/>
          <w:rtl w:val="0"/>
        </w:rPr>
        <w:t xml:space="preserve">質量はもとから当たり前にあるものではなく、真空の構造との相互作用から生まれた物理量だった</w:t>
      </w:r>
      <w:r w:rsidDel="00000000" w:rsidR="00000000" w:rsidRPr="00000000">
        <w:rPr>
          <w:rFonts w:ascii="Arial Unicode MS" w:cs="Arial Unicode MS" w:eastAsia="Arial Unicode MS" w:hAnsi="Arial Unicode MS"/>
          <w:rtl w:val="0"/>
        </w:rPr>
        <w:t xml:space="preserve">のです。</w:t>
      </w:r>
    </w:p>
    <w:p w:rsidR="00000000" w:rsidDel="00000000" w:rsidP="00000000" w:rsidRDefault="00000000" w:rsidRPr="00000000" w14:paraId="00000028">
      <w:pPr>
        <w:pStyle w:val="Heading2"/>
        <w:rPr>
          <w:b w:val="1"/>
          <w:bCs w:val="1"/>
        </w:rPr>
      </w:pPr>
      <w:bookmarkStart w:colFirst="0" w:colLast="0" w:name="_gjrtc5bwxlok" w:id="6"/>
      <w:bookmarkEnd w:id="6"/>
      <w:del w:author="Ai N." w:id="0" w:date="2026-04-10T03:24:36Z">
        <w:r w:rsidDel="00000000" w:rsidR="00000000" w:rsidRPr="00000000">
          <w:rPr>
            <w:b w:val="1"/>
            <w:bCs w:val="1"/>
            <w:rtl w:val="0"/>
          </w:rPr>
          <w:delText xml:space="preserve">「光あれ」の裏側に</w:delText>
        </w:r>
      </w:del>
      <w:r w:rsidDel="00000000" w:rsidR="00000000" w:rsidRPr="00000000">
        <w:rPr>
          <w:rFonts w:ascii="Arial Unicode MS" w:cs="Arial Unicode MS" w:eastAsia="Arial Unicode MS" w:hAnsi="Arial Unicode MS"/>
          <w:b w:val="1"/>
          <w:bCs w:val="1"/>
          <w:rtl w:val="0"/>
        </w:rPr>
        <w:t xml:space="preserve">対称性の破れ</w:t>
      </w:r>
      <w:ins w:author="Ai N." w:id="1" w:date="2026-04-10T03:24:40Z">
        <w:r w:rsidDel="00000000" w:rsidR="00000000" w:rsidRPr="00000000">
          <w:rPr>
            <w:b w:val="1"/>
            <w:bCs w:val="1"/>
            <w:rtl w:val="0"/>
            <w:rPrChange w:author="Ai N." w:id="2" w:date="2026-04-10T03:24:40Z">
              <w:rPr>
                <w:b w:val="1"/>
                <w:bCs w:val="1"/>
              </w:rPr>
            </w:rPrChange>
          </w:rPr>
          <w:t xml:space="preserve">が私たちを創った</w:t>
        </w:r>
      </w:ins>
      <w:r w:rsidDel="00000000" w:rsidR="00000000" w:rsidRPr="00000000">
        <w:rPr>
          <w:rtl w:val="0"/>
        </w:rPr>
      </w:r>
    </w:p>
    <w:p w:rsidR="00000000" w:rsidDel="00000000" w:rsidP="00000000" w:rsidRDefault="00000000" w:rsidRPr="00000000" w14:paraId="00000029">
      <w:pPr>
        <w:rPr/>
      </w:pPr>
      <w:ins w:author="Ai N." w:id="3" w:date="2026-04-10T03:00:12Z">
        <w:commentRangeStart w:id="0"/>
        <w:commentRangeStart w:id="0"/>
        <w:commentRangeEnd w:id="0"/>
        <w:r w:rsidDel="00000000" w:rsidR="00000000" w:rsidRPr="00000000">
          <w:commentReference w:id="0"/>
        </w:r>
        <w:r w:rsidDel="00000000" w:rsidR="00000000" w:rsidRPr="00000000">
          <w:rPr>
            <w:rtl w:val="0"/>
            <w:rPrChange w:author="Ai N." w:id="4" w:date="2026-04-10T03:00:12Z">
              <w:rPr>
                <w:b w:val="1"/>
                <w:bCs w:val="1"/>
              </w:rPr>
            </w:rPrChange>
          </w:rPr>
          <w:t xml:space="preserve">対称性の破れは宇宙を形成するさまざまな過程で起きているということが現代物理学で既に証明されてきました。</w:t>
        </w:r>
      </w:ins>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del w:author="Ai N." w:id="5" w:date="2026-04-10T03:03:22Z"/>
        </w:rPr>
      </w:pPr>
      <w:del w:author="Ai N." w:id="5" w:date="2026-04-10T03:03:22Z">
        <w:r w:rsidDel="00000000" w:rsidR="00000000" w:rsidRPr="00000000">
          <w:rPr>
            <w:rtl w:val="0"/>
          </w:rPr>
          <w:delText xml:space="preserve">vol.2では旧約聖書「創世記」の聖句をご紹介しました。</w:delText>
        </w:r>
      </w:del>
    </w:p>
    <w:p w:rsidR="00000000" w:rsidDel="00000000" w:rsidP="00000000" w:rsidRDefault="00000000" w:rsidRPr="00000000" w14:paraId="0000002C">
      <w:pPr>
        <w:rPr>
          <w:del w:author="Ai N." w:id="5" w:date="2026-04-10T03:03:22Z"/>
        </w:rPr>
      </w:pPr>
      <w:del w:author="Ai N." w:id="5" w:date="2026-04-10T03:03:22Z">
        <w:r w:rsidDel="00000000" w:rsidR="00000000" w:rsidRPr="00000000">
          <w:rPr>
            <w:i w:val="1"/>
            <w:iCs w:val="1"/>
            <w:rtl w:val="0"/>
          </w:rPr>
          <w:delText xml:space="preserve">神は「光あれ」と言われた。すると光があった。(創世記 1:3)</w:delText>
        </w:r>
        <w:r w:rsidDel="00000000" w:rsidR="00000000" w:rsidRPr="00000000">
          <w:rPr>
            <w:rtl w:val="0"/>
          </w:rPr>
        </w:r>
      </w:del>
    </w:p>
    <w:p w:rsidR="00000000" w:rsidDel="00000000" w:rsidP="00000000" w:rsidRDefault="00000000" w:rsidRPr="00000000" w14:paraId="0000002D">
      <w:pPr>
        <w:spacing w:after="240" w:before="240" w:lineRule="auto"/>
        <w:rPr/>
      </w:pPr>
      <w:ins w:author="Ai N." w:id="5" w:date="2026-04-10T03:03:22Z">
        <w:r w:rsidDel="00000000" w:rsidR="00000000" w:rsidRPr="00000000">
          <w:rPr>
            <w:rtl w:val="0"/>
            <w:rPrChange w:author="Ai N." w:id="6" w:date="2026-04-10T03:03:22Z">
              <w:rPr/>
            </w:rPrChange>
          </w:rPr>
          <w:t xml:space="preserve">このことを旧約</w:t>
        </w:r>
      </w:ins>
      <w:r w:rsidDel="00000000" w:rsidR="00000000" w:rsidRPr="00000000">
        <w:rPr>
          <w:rFonts w:ascii="Arial Unicode MS" w:cs="Arial Unicode MS" w:eastAsia="Arial Unicode MS" w:hAnsi="Arial Unicode MS"/>
          <w:rtl w:val="0"/>
        </w:rPr>
        <w:t xml:space="preserve">聖書では「光あれ」と</w:t>
      </w:r>
      <w:ins w:author="Ai N." w:id="7" w:date="2026-04-10T03:03:50Z">
        <w:r w:rsidDel="00000000" w:rsidR="00000000" w:rsidRPr="00000000">
          <w:rPr>
            <w:rtl w:val="0"/>
            <w:rPrChange w:author="Ai N." w:id="8" w:date="2026-04-10T03:03:50Z">
              <w:rPr/>
            </w:rPrChange>
          </w:rPr>
          <w:t xml:space="preserve">いう</w:t>
        </w:r>
      </w:ins>
      <w:r w:rsidDel="00000000" w:rsidR="00000000" w:rsidRPr="00000000">
        <w:rPr>
          <w:rFonts w:ascii="Arial Unicode MS" w:cs="Arial Unicode MS" w:eastAsia="Arial Unicode MS" w:hAnsi="Arial Unicode MS"/>
          <w:rtl w:val="0"/>
        </w:rPr>
        <w:t xml:space="preserve">一言で</w:t>
      </w:r>
      <w:ins w:author="Ai N." w:id="9" w:date="2026-04-10T03:09:18Z">
        <w:r w:rsidDel="00000000" w:rsidR="00000000" w:rsidRPr="00000000">
          <w:rPr>
            <w:rtl w:val="0"/>
            <w:rPrChange w:author="Ai N." w:id="10" w:date="2026-04-10T03:09:18Z">
              <w:rPr/>
            </w:rPrChange>
          </w:rPr>
          <w:t xml:space="preserve">紡いで</w:t>
        </w:r>
      </w:ins>
      <w:del w:author="Ai N." w:id="9" w:date="2026-04-10T03:09:18Z">
        <w:r w:rsidDel="00000000" w:rsidR="00000000" w:rsidRPr="00000000">
          <w:rPr>
            <w:rtl w:val="0"/>
          </w:rPr>
          <w:delText xml:space="preserve">語</w:delText>
        </w:r>
      </w:del>
      <w:del w:author="Ai N." w:id="11" w:date="2026-04-10T03:05:20Z">
        <w:r w:rsidDel="00000000" w:rsidR="00000000" w:rsidRPr="00000000">
          <w:rPr>
            <w:rtl w:val="0"/>
          </w:rPr>
          <w:delText xml:space="preserve">られて</w:delText>
        </w:r>
      </w:del>
      <w:r w:rsidDel="00000000" w:rsidR="00000000" w:rsidRPr="00000000">
        <w:rPr>
          <w:rFonts w:ascii="Arial Unicode MS" w:cs="Arial Unicode MS" w:eastAsia="Arial Unicode MS" w:hAnsi="Arial Unicode MS"/>
          <w:rtl w:val="0"/>
        </w:rPr>
        <w:t xml:space="preserve">い</w:t>
      </w:r>
      <w:r w:rsidDel="00000000" w:rsidR="00000000" w:rsidRPr="00000000">
        <w:rPr>
          <w:rFonts w:ascii="Arial Unicode MS" w:cs="Arial Unicode MS" w:eastAsia="Arial Unicode MS" w:hAnsi="Arial Unicode MS"/>
          <w:rtl w:val="0"/>
        </w:rPr>
        <w:t xml:space="preserve">ます</w:t>
      </w:r>
      <w:ins w:author="Ai N." w:id="12" w:date="2026-04-10T03:03:00Z">
        <w:r w:rsidDel="00000000" w:rsidR="00000000" w:rsidRPr="00000000">
          <w:rPr>
            <w:rtl w:val="0"/>
            <w:rPrChange w:author="Ai N." w:id="13" w:date="2026-04-10T03:03:00Z">
              <w:rPr/>
            </w:rPrChange>
          </w:rPr>
          <w:t xml:space="preserve">。</w:t>
        </w:r>
      </w:ins>
      <w:del w:author="Ai N." w:id="14" w:date="2026-04-10T03:03:04Z">
        <w:r w:rsidDel="00000000" w:rsidR="00000000" w:rsidRPr="00000000">
          <w:rPr>
            <w:rtl w:val="0"/>
          </w:rPr>
          <w:delText xml:space="preserve">が、</w:delText>
        </w:r>
        <w:r w:rsidDel="00000000" w:rsidR="00000000" w:rsidRPr="00000000">
          <w:rPr>
            <w:rtl w:val="0"/>
          </w:rPr>
          <w:delText xml:space="preserve">その背後には真空が対称性を</w:delText>
        </w:r>
      </w:del>
      <w:ins w:author="Ai N." w:id="14" w:date="2026-04-10T03:03:04Z">
        <w:r w:rsidDel="00000000" w:rsidR="00000000" w:rsidRPr="00000000">
          <w:rPr>
            <w:rtl w:val="0"/>
          </w:rPr>
          <w:br w:type="textWrapping"/>
        </w:r>
        <w:r w:rsidDel="00000000" w:rsidR="00000000" w:rsidRPr="00000000">
          <w:rPr>
            <w:i w:val="1"/>
            <w:iCs w:val="1"/>
            <w:rtl w:val="0"/>
            <w:rPrChange w:author="Ai N." w:id="15" w:date="2026-04-10T03:03:04Z">
              <w:rPr/>
            </w:rPrChange>
          </w:rPr>
          <w:t xml:space="preserve">神は「光あれ」と言われた。すると光があった。(創世記 1:3)</w:t>
        </w:r>
        <w:r w:rsidDel="00000000" w:rsidR="00000000" w:rsidRPr="00000000">
          <w:rPr>
            <w:rtl w:val="0"/>
          </w:rPr>
          <w:br w:type="textWrapping"/>
          <w:br w:type="textWrapping"/>
        </w:r>
        <w:r w:rsidDel="00000000" w:rsidR="00000000" w:rsidRPr="00000000">
          <w:rPr>
            <w:rtl w:val="0"/>
            <w:rPrChange w:author="Ai N." w:id="15" w:date="2026-04-10T03:03:04Z">
              <w:rPr/>
            </w:rPrChange>
          </w:rPr>
          <w:t xml:space="preserve">しかしその背景には、真空が対称性を</w:t>
        </w:r>
      </w:ins>
      <w:r w:rsidDel="00000000" w:rsidR="00000000" w:rsidRPr="00000000">
        <w:rPr>
          <w:rFonts w:ascii="Arial Unicode MS" w:cs="Arial Unicode MS" w:eastAsia="Arial Unicode MS" w:hAnsi="Arial Unicode MS"/>
          <w:rtl w:val="0"/>
        </w:rPr>
        <w:t xml:space="preserve">破り、あらゆる粒子に質量が与えられたのち、やがて星が生まれ...という気の遠くなるような宇宙創成のプロセスがあったのです。</w:t>
      </w:r>
    </w:p>
    <w:p w:rsidR="00000000" w:rsidDel="00000000" w:rsidP="00000000" w:rsidRDefault="00000000" w:rsidRPr="00000000" w14:paraId="0000002E">
      <w:pPr>
        <w:spacing w:after="240" w:before="240" w:lineRule="auto"/>
        <w:rPr/>
      </w:pPr>
      <w:del w:author="Ai N." w:id="16" w:date="2026-04-10T03:06:45Z">
        <w:r w:rsidDel="00000000" w:rsidR="00000000" w:rsidRPr="00000000">
          <w:rPr>
            <w:rtl w:val="0"/>
          </w:rPr>
          <w:delText xml:space="preserve">この宇宙は「たまたまそうなった」のではなく、</w:delText>
        </w:r>
      </w:del>
      <w:r w:rsidDel="00000000" w:rsidR="00000000" w:rsidRPr="00000000">
        <w:rPr>
          <w:rFonts w:ascii="Arial Unicode MS" w:cs="Arial Unicode MS" w:eastAsia="Arial Unicode MS" w:hAnsi="Arial Unicode MS"/>
          <w:rtl w:val="0"/>
        </w:rPr>
        <w:t xml:space="preserve">誕生から1秒にも満たない初期の段階から</w:t>
      </w:r>
      <w:ins w:author="Ai N." w:id="17" w:date="2026-04-10T03:20:24Z">
        <w:r w:rsidDel="00000000" w:rsidR="00000000" w:rsidRPr="00000000">
          <w:rPr>
            <w:rtl w:val="0"/>
            <w:rPrChange w:author="Ai N." w:id="18" w:date="2026-04-10T03:20:24Z">
              <w:rPr/>
            </w:rPrChange>
          </w:rPr>
          <w:t xml:space="preserve">宇宙は</w:t>
        </w:r>
      </w:ins>
      <w:r w:rsidDel="00000000" w:rsidR="00000000" w:rsidRPr="00000000">
        <w:rPr>
          <w:rFonts w:ascii="Arial Unicode MS" w:cs="Arial Unicode MS" w:eastAsia="Arial Unicode MS" w:hAnsi="Arial Unicode MS"/>
          <w:rtl w:val="0"/>
        </w:rPr>
        <w:t xml:space="preserve">一つ一つ</w:t>
      </w:r>
      <w:ins w:author="Ai N." w:id="19" w:date="2026-04-10T03:20:29Z">
        <w:r w:rsidDel="00000000" w:rsidR="00000000" w:rsidRPr="00000000">
          <w:rPr>
            <w:rtl w:val="0"/>
            <w:rPrChange w:author="Ai N." w:id="20" w:date="2026-04-10T03:20:29Z">
              <w:rPr/>
            </w:rPrChange>
          </w:rPr>
          <w:t xml:space="preserve">の</w:t>
        </w:r>
      </w:ins>
      <w:r w:rsidDel="00000000" w:rsidR="00000000" w:rsidRPr="00000000">
        <w:rPr>
          <w:rFonts w:ascii="Arial Unicode MS" w:cs="Arial Unicode MS" w:eastAsia="Arial Unicode MS" w:hAnsi="Arial Unicode MS"/>
          <w:rtl w:val="0"/>
        </w:rPr>
        <w:t xml:space="preserve">過程を積み重ねて今の姿</w:t>
      </w:r>
      <w:ins w:author="Ai N." w:id="21" w:date="2026-04-10T03:20:48Z">
        <w:r w:rsidDel="00000000" w:rsidR="00000000" w:rsidRPr="00000000">
          <w:rPr>
            <w:rtl w:val="0"/>
            <w:rPrChange w:author="Ai N." w:id="22" w:date="2026-04-10T03:20:48Z">
              <w:rPr/>
            </w:rPrChange>
          </w:rPr>
          <w:t xml:space="preserve">になりました。</w:t>
        </w:r>
      </w:ins>
      <w:del w:author="Ai N." w:id="23" w:date="2026-04-10T03:06:57Z">
        <w:r w:rsidDel="00000000" w:rsidR="00000000" w:rsidRPr="00000000">
          <w:rPr>
            <w:rtl w:val="0"/>
          </w:rPr>
          <w:delText xml:space="preserve">があ</w:delText>
        </w:r>
      </w:del>
      <w:ins w:author="Ai N." w:id="23" w:date="2026-04-10T03:06:57Z">
        <w:del w:author="Ai N." w:id="23" w:date="2026-04-10T03:06:57Z">
          <w:r w:rsidDel="00000000" w:rsidR="00000000" w:rsidRPr="00000000">
            <w:rPr>
              <w:rtl w:val="0"/>
              <w:rPrChange w:author="Ai N." w:id="24" w:date="2026-04-10T03:10:18Z">
                <w:rPr/>
              </w:rPrChange>
            </w:rPr>
            <w:delText xml:space="preserve">、</w:delText>
          </w:r>
        </w:del>
      </w:ins>
      <w:del w:author="Ai N." w:id="23" w:date="2026-04-10T03:06:57Z"/>
      <w:ins w:author="Ai N." w:id="25" w:date="2026-04-10T03:10:18Z">
        <w:del w:author="Ai N." w:id="23" w:date="2026-04-10T03:06:57Z">
          <w:r w:rsidDel="00000000" w:rsidR="00000000" w:rsidRPr="00000000">
            <w:rPr>
              <w:rtl w:val="0"/>
              <w:rPrChange w:author="Ai N." w:id="24" w:date="2026-04-10T03:10:18Z">
                <w:rPr/>
              </w:rPrChange>
            </w:rPr>
            <w:delText xml:space="preserve"> </w:delText>
          </w:r>
        </w:del>
      </w:ins>
      <w:del w:author="Ai N." w:id="23" w:date="2026-04-10T03:06:57Z">
        <w:r w:rsidDel="00000000" w:rsidR="00000000" w:rsidRPr="00000000">
          <w:rPr>
            <w:rtl w:val="0"/>
          </w:rPr>
          <w:delText xml:space="preserve">ります。</w:delText>
        </w:r>
      </w:del>
      <w:ins w:author="Ai N." w:id="23" w:date="2026-04-10T03:06:57Z">
        <w:r w:rsidDel="00000000" w:rsidR="00000000" w:rsidRPr="00000000">
          <w:rPr>
            <w:rtl w:val="0"/>
            <w:rPrChange w:author="Ai N." w:id="26" w:date="2026-04-10T03:06:57Z">
              <w:rPr/>
            </w:rPrChange>
          </w:rPr>
          <w:t xml:space="preserve">それは決して「たまたまそうなった」のではないのです。</w:t>
        </w:r>
      </w:ins>
      <w:r w:rsidDel="00000000" w:rsidR="00000000" w:rsidRPr="00000000">
        <w:rPr>
          <w:rtl w:val="0"/>
        </w:rPr>
        <w:br w:type="textWrapping"/>
        <w:br w:type="textWrapping"/>
      </w:r>
      <w:commentRangeStart w:id="1"/>
      <w:r w:rsidDel="00000000" w:rsidR="00000000" w:rsidRPr="00000000">
        <w:rPr>
          <w:rFonts w:ascii="Arial Unicode MS" w:cs="Arial Unicode MS" w:eastAsia="Arial Unicode MS" w:hAnsi="Arial Unicode MS"/>
          <w:rtl w:val="0"/>
        </w:rPr>
        <w:t xml:space="preserve">そう考えるとこの宇宙も、その中で生きる私たちも、精緻な過程の末に生まれた、かけがえのない存在なのだと感じます。</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これまで素粒子物理学のさまざまなトピックから宇宙の神秘的な姿を見てきました。</w:t>
      </w:r>
    </w:p>
    <w:p w:rsidR="00000000" w:rsidDel="00000000" w:rsidP="00000000" w:rsidRDefault="00000000" w:rsidRPr="00000000" w14:paraId="00000030">
      <w:pPr>
        <w:rPr/>
      </w:pPr>
      <w:commentRangeStart w:id="2"/>
      <w:r w:rsidDel="00000000" w:rsidR="00000000" w:rsidRPr="00000000">
        <w:rPr>
          <w:rFonts w:ascii="Arial Unicode MS" w:cs="Arial Unicode MS" w:eastAsia="Arial Unicode MS" w:hAnsi="Arial Unicode MS"/>
          <w:rtl w:val="0"/>
        </w:rPr>
        <w:t xml:space="preserve">こういった視点</w:t>
      </w:r>
      <w:commentRangeEnd w:id="2"/>
      <w:r w:rsidDel="00000000" w:rsidR="00000000" w:rsidRPr="00000000">
        <w:commentReference w:id="2"/>
      </w:r>
      <w:r w:rsidDel="00000000" w:rsidR="00000000" w:rsidRPr="00000000">
        <w:rPr>
          <w:rFonts w:ascii="Arial Unicode MS" w:cs="Arial Unicode MS" w:eastAsia="Arial Unicode MS" w:hAnsi="Arial Unicode MS"/>
          <w:rtl w:val="0"/>
        </w:rPr>
        <w:t xml:space="preserve">でこれからも私たちが生きる宇宙について、考えていきたいと思います。</w:t>
      </w:r>
    </w:p>
    <w:p w:rsidR="00000000" w:rsidDel="00000000" w:rsidP="00000000" w:rsidRDefault="00000000" w:rsidRPr="00000000" w14:paraId="00000031">
      <w:pPr>
        <w:rPr/>
      </w:pPr>
      <w:ins w:author="Ai N." w:id="27" w:date="2026-04-10T03:55:06Z">
        <w:r w:rsidDel="00000000" w:rsidR="00000000" w:rsidRPr="00000000">
          <w:rPr>
            <w:rtl w:val="0"/>
            <w:rPrChange w:author="Ai N." w:id="28" w:date="2026-04-10T03:55:06Z">
              <w:rPr/>
            </w:rPrChange>
          </w:rPr>
          <w:t xml:space="preserve">気になるトピックやさらに掘り下げてほしいテーマ</w:t>
        </w:r>
      </w:ins>
      <w:del w:author="Ai N." w:id="27" w:date="2026-04-10T03:55:06Z">
        <w:r w:rsidDel="00000000" w:rsidR="00000000" w:rsidRPr="00000000">
          <w:rPr>
            <w:rtl w:val="0"/>
          </w:rPr>
          <w:delText xml:space="preserve">「こういう内容を読んでみたい！」といったもの</w:delText>
        </w:r>
      </w:del>
      <w:r w:rsidDel="00000000" w:rsidR="00000000" w:rsidRPr="00000000">
        <w:rPr>
          <w:rFonts w:ascii="Arial Unicode MS" w:cs="Arial Unicode MS" w:eastAsia="Arial Unicode MS" w:hAnsi="Arial Unicode MS"/>
          <w:rtl w:val="0"/>
        </w:rPr>
        <w:t xml:space="preserve">があれば、気軽にコメントで教えていただけると嬉しいです。</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ins w:author="Ai N." w:id="29" w:date="2026-04-10T03:35:27Z">
        <w:commentRangeStart w:id="3"/>
        <w:commentRangeStart w:id="3"/>
        <w:commentRangeEnd w:id="3"/>
        <w:r w:rsidDel="00000000" w:rsidR="00000000" w:rsidRPr="00000000">
          <w:commentReference w:id="3"/>
        </w:r>
        <w:r w:rsidDel="00000000" w:rsidR="00000000" w:rsidRPr="00000000">
          <w:rPr>
            <w:rtl w:val="0"/>
            <w:rPrChange w:author="Ai N." w:id="30" w:date="2026-04-10T03:35:27Z">
              <w:rPr/>
            </w:rPrChange>
          </w:rPr>
          <w:t xml:space="preserve">また公式LINEでは、研究生活に関する個人的な相談も受け付けています。</w:t>
          <w:br w:type="textWrapping"/>
          <w:t xml:space="preserve">論文のコツから研究後の進路まで、同じ道を通った私でよければいつでもお話を聞かせてください。</w:t>
          <w:br w:type="textWrapping"/>
          <w:t xml:space="preserve">公式LINEのリンク↓</w:t>
        </w:r>
      </w:ins>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3" w:date="2026-04-10T03:49:48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一案として。</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修正しちゃってください</w:t>
      </w:r>
    </w:p>
  </w:comment>
  <w:comment w:author="Ai N." w:id="2" w:date="2026-04-10T03:54:24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こういった＝物理法則の美しさの視点、という意味？</w:t>
      </w:r>
    </w:p>
  </w:comment>
  <w:comment w:author="Ai N." w:id="0" w:date="2026-04-10T03:08:36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間違った表現だったら直してください</w:t>
      </w:r>
    </w:p>
  </w:comment>
  <w:comment w:author="Ai N." w:id="1" w:date="2026-04-10T02:53:52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精大くん自身がこの悟りを得た感動を等身大かつ温度感高めに入れたら良いかも。</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例：「〇〇と思っていた→自分がかけがえのない存在なのかもしれないと気づく→嬉しかった(感情)」等</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