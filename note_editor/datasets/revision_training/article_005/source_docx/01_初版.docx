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cwsi48diq2n" w:id="0"/>
      <w:bookmarkEnd w:id="0"/>
      <w:commentRangeStart w:id="0"/>
      <w:r w:rsidDel="00000000" w:rsidR="00000000" w:rsidRPr="00000000">
        <w:rPr>
          <w:rFonts w:ascii="Arial Unicode MS" w:cs="Arial Unicode MS" w:eastAsia="Arial Unicode MS" w:hAnsi="Arial Unicode MS"/>
          <w:b w:val="1"/>
          <w:bCs w:val="1"/>
          <w:rtl w:val="0"/>
        </w:rPr>
        <w:t xml:space="preserve">なぜ、私は科学を学ぶのか</w:t>
        <w:br w:type="textWrapping"/>
        <w:t xml:space="preserve">ー 初学年から研究者を目指す人へ ー</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・自分が何のために科学・研究を行うのか？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・初学年から研究者を目指しているからこそ、学問を学ぶだけでなく、自分の哲学を見つけてほしい。</w:t>
      </w: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ru8tgtolf9lp" w:id="1"/>
      <w:bookmarkEnd w:id="1"/>
      <w:r w:rsidDel="00000000" w:rsidR="00000000" w:rsidRPr="00000000">
        <w:rPr>
          <w:rFonts w:ascii="Arial Unicode MS" w:cs="Arial Unicode MS" w:eastAsia="Arial Unicode MS" w:hAnsi="Arial Unicode MS"/>
          <w:b w:val="1"/>
          <w:bCs w:val="1"/>
          <w:rtl w:val="0"/>
        </w:rPr>
        <w:t xml:space="preserve">私が物理学の門を叩いたきっかけ</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私が物理学と出会ったのは高校一年生の冬でした。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当時それなりに英語は得意だった私は漠然と文系に進もうと思いつつも将来の夢は特に決まっていませんでした。</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commentRangeStart w:id="1"/>
      <w:r w:rsidDel="00000000" w:rsidR="00000000" w:rsidRPr="00000000">
        <w:rPr>
          <w:rFonts w:ascii="Arial Unicode MS" w:cs="Arial Unicode MS" w:eastAsia="Arial Unicode MS" w:hAnsi="Arial Unicode MS"/>
          <w:rtl w:val="0"/>
        </w:rPr>
        <w:t xml:space="preserve">その頃、ドラマ「ガリレオ」season2が放映開始。</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なんとなく観ていると、巨大なピカピカ光る装置の前で福山雅治演じる湯川学が話しているシーンがありました。</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不思議とその「ピカピカ光ってる装置」に興味を惹かれ、ロケ地である高エネルギー加速器研究機構 (KEK) について調べたら、それは素粒子の検出器だと知りました。</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もともと一度関心を持つととことん深めたくなる性分だった私は、これを機にさまざまな資料を漁り、素粒子物理学という深淵な科学の世界に魅了されていきました。</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高校生ながら</w:t>
      </w:r>
      <w:del w:author="Ai N." w:id="0" w:date="2026-04-19T10:57:34Z">
        <w:r w:rsidDel="00000000" w:rsidR="00000000" w:rsidRPr="00000000">
          <w:rPr>
            <w:rtl w:val="0"/>
          </w:rPr>
          <w:delText xml:space="preserve">つくばのKEK</w:delText>
        </w:r>
      </w:del>
      <w:ins w:author="Ai N." w:id="0" w:date="2026-04-19T10:57:34Z">
        <w:r w:rsidDel="00000000" w:rsidR="00000000" w:rsidRPr="00000000">
          <w:fldChar w:fldCharType="begin"/>
          <w:instrText xml:space="preserve"> HYPERLINK "https://www.kek.jp/ja/" </w:instrText>
          <w:fldChar w:fldCharType="separate"/>
        </w:r>
        <w:r w:rsidDel="00000000" w:rsidR="00000000" w:rsidRPr="00000000">
          <w:rPr>
            <w:color w:val="1155cc"/>
            <w:u w:val="single"/>
            <w:rtl w:val="0"/>
          </w:rPr>
          <w:t xml:space="preserve">つくばのKEK</w:t>
        </w:r>
        <w:r w:rsidDel="00000000" w:rsidR="00000000" w:rsidRPr="00000000">
          <w:fldChar w:fldCharType="end"/>
        </w:r>
      </w:ins>
      <w:r w:rsidDel="00000000" w:rsidR="00000000" w:rsidRPr="00000000">
        <w:rPr>
          <w:rFonts w:ascii="Arial Unicode MS" w:cs="Arial Unicode MS" w:eastAsia="Arial Unicode MS" w:hAnsi="Arial Unicode MS"/>
          <w:rtl w:val="0"/>
        </w:rPr>
        <w:t xml:space="preserve">にも足を運び、ドラマに出てきた“BelleⅡ検出器”を目の前にして息を呑んだのを今でも覚えています。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こういった体験を経ながらやがて、私もこの世界の真理を探究してみたいと思うようになったのでした。</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これが私の将来の夢が決まった瞬間です。</w:t>
      </w:r>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pf23ja22cip3" w:id="2"/>
      <w:bookmarkEnd w:id="2"/>
      <w:r w:rsidDel="00000000" w:rsidR="00000000" w:rsidRPr="00000000">
        <w:rPr>
          <w:rFonts w:ascii="Arial Unicode MS" w:cs="Arial Unicode MS" w:eastAsia="Arial Unicode MS" w:hAnsi="Arial Unicode MS"/>
          <w:b w:val="1"/>
          <w:bCs w:val="1"/>
          <w:rtl w:val="0"/>
        </w:rPr>
        <w:t xml:space="preserve">研究生活のリアルと苦悩</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そうして私は、大学1年次から素粒子物理の研究者を目指して必死に勉強をし、晴れて4年次に素粒子理論の研究室に入りました。</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そこで素粒子理論の基礎を学んだのち、大学院では私が物理学を学ぶきっかけとなった素粒子実験へと転向しました。</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念願の研究ライフ！</w:t>
        <w:br w:type="textWrapping"/>
        <w:t xml:space="preserve">...でしたが博士号取得までの5年間、実際は楽しいことよりも大変なことの方が多かったです。</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まず、そもそも研究は勉強と似て非なるものです。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研究とは誰かが綺麗に整えてくれた道をガイドしてもらいながら観光するのではなく、まだ誰も通ったことのない野山に自ら道を切り拓くようなものです。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研究は「果たして今やっていることが正しいのか？」という状況の連続です。</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指導教官や共同研究者は方針のアドバイスはできても、その状況に絶対的な正解を示すことはできません。</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これを未知なる開拓への楽しみと感じられるといいですが、単なる不安と感じると途端にキツくなってきます。</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そして自分自身で生計を立てつつ、研究費獲得の競争も始まります。</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例えば学術振興会のDC1やDC2は10枚弱の申請書に自分の研究の魅力を詰め込みますが、採択されるのはわずか1-2割ほどです。</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私はDC1 1回とDC2 2回の計3回挑戦をしましたが、残念ながら採択はされず。</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幸い、学位プログラムや次世代研究者挑戦的研究プログラムに採択されたことで私の場合は生活費・研究費共に不自由なく過ごせました。</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また博士課程でアラサーになると、周囲の同級生は企業で経験を詰んだりライフイベントを迎える人も出てくる中で、両親からは</w:t>
        <w:br w:type="textWrapping"/>
        <w:t xml:space="preserve">「論文は書けているのか？」</w:t>
        <w:br w:type="textWrapping"/>
        <w:t xml:space="preserve">「あと何年で修了できるのか？」</w:t>
        <w:br w:type="textWrapping"/>
        <w:t xml:space="preserve">「大学院を出た後はどうするのか？」</w:t>
        <w:br w:type="textWrapping"/>
        <w:t xml:space="preserve">とプレッシャーをかけられる日々。</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いつになったら結果が出るのかも分からない、体力的・精神的な困難が続くなか、離脱する人も多いのが研究生活の現実です。</w:t>
      </w:r>
      <w:r w:rsidDel="00000000" w:rsidR="00000000" w:rsidRPr="00000000">
        <w:rPr>
          <w:rtl w:val="0"/>
        </w:rPr>
      </w:r>
    </w:p>
    <w:p w:rsidR="00000000" w:rsidDel="00000000" w:rsidP="00000000" w:rsidRDefault="00000000" w:rsidRPr="00000000" w14:paraId="00000028">
      <w:pPr>
        <w:pStyle w:val="Heading2"/>
        <w:rPr>
          <w:b w:val="1"/>
          <w:bCs w:val="1"/>
        </w:rPr>
      </w:pPr>
      <w:bookmarkStart w:colFirst="0" w:colLast="0" w:name="_ftsdezw0mwj2" w:id="3"/>
      <w:bookmarkEnd w:id="3"/>
      <w:r w:rsidDel="00000000" w:rsidR="00000000" w:rsidRPr="00000000">
        <w:rPr>
          <w:rFonts w:ascii="Arial Unicode MS" w:cs="Arial Unicode MS" w:eastAsia="Arial Unicode MS" w:hAnsi="Arial Unicode MS"/>
          <w:b w:val="1"/>
          <w:bCs w:val="1"/>
          <w:rtl w:val="0"/>
        </w:rPr>
        <w:t xml:space="preserve">なぜ私は最後まで研究生活を生き抜けたのか</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私が過酷な研究生活を生き抜くことができたのは、</w:t>
      </w:r>
      <w:commentRangeStart w:id="2"/>
      <w:r w:rsidDel="00000000" w:rsidR="00000000" w:rsidRPr="00000000">
        <w:rPr>
          <w:rFonts w:ascii="Arial Unicode MS" w:cs="Arial Unicode MS" w:eastAsia="Arial Unicode MS" w:hAnsi="Arial Unicode MS"/>
          <w:b w:val="1"/>
          <w:bCs w:val="1"/>
          <w:rtl w:val="0"/>
        </w:rPr>
        <w:t xml:space="preserve">自分が何のために研究をするのかという“自分の芯”を学部生の早い頃に見出したから</w:t>
      </w:r>
      <w:r w:rsidDel="00000000" w:rsidR="00000000" w:rsidRPr="00000000">
        <w:rPr>
          <w:rFonts w:ascii="Arial Unicode MS" w:cs="Arial Unicode MS" w:eastAsia="Arial Unicode MS" w:hAnsi="Arial Unicode MS"/>
          <w:rtl w:val="0"/>
        </w:rPr>
        <w:t xml:space="preserve">です。</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研究職、というのはあくまでも自分のやりたいことを実現するための“舞台”にすぎません。</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研究のためにあなたが存在するのではなく、あなたのやりたいことを実現するために研究という道があるのです。</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自分が研究を行なう目的が明確であってこそ、いざ大変な時に</w:t>
      </w:r>
      <w:commentRangeStart w:id="3"/>
      <w:r w:rsidDel="00000000" w:rsidR="00000000" w:rsidRPr="00000000">
        <w:rPr>
          <w:rFonts w:ascii="Arial Unicode MS" w:cs="Arial Unicode MS" w:eastAsia="Arial Unicode MS" w:hAnsi="Arial Unicode MS"/>
          <w:b w:val="1"/>
          <w:bCs w:val="1"/>
          <w:rtl w:val="0"/>
        </w:rPr>
        <w:t xml:space="preserve">その目的が自分自身を生かし、それを希望にして生きていくことができます</w:t>
      </w:r>
      <w:commentRangeEnd w:id="3"/>
      <w:r w:rsidDel="00000000" w:rsidR="00000000" w:rsidRPr="00000000">
        <w:commentReference w:id="3"/>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逆に、研究に自分の価値を置くといざ研究で大変な思いをした時、そこに自分の価値を据えているが故に辛くなってしまいます。</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実際に私は目的を見失った時に「なんでこんな辛い思いをしてまで研究してるんだ」という気持ちを幾度となく経験しました。</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何のために科学を学び、研究をするのか。</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私はこのことを学部初学年の頃に教えてもらい、今に至るまでこの考え方を大切にしています。</w:t>
      </w: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o08jykek6mha" w:id="4"/>
      <w:bookmarkEnd w:id="4"/>
      <w:r w:rsidDel="00000000" w:rsidR="00000000" w:rsidRPr="00000000">
        <w:rPr>
          <w:rFonts w:ascii="Arial Unicode MS" w:cs="Arial Unicode MS" w:eastAsia="Arial Unicode MS" w:hAnsi="Arial Unicode MS"/>
          <w:b w:val="1"/>
          <w:bCs w:val="1"/>
          <w:rtl w:val="0"/>
        </w:rPr>
        <w:t xml:space="preserve">これから科学・研究を志す人たちへ</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学部の時点で研究の道を志す人たちは、自分の専門である科学・学問はみんな基本として学んでいきます。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しかし、学部の時だからこそ科学や学問の勉強だけをするのではなく、“自分の哲学”を作るところに投資をしてみてください。</w:t>
      </w:r>
    </w:p>
    <w:p w:rsidR="00000000" w:rsidDel="00000000" w:rsidP="00000000" w:rsidRDefault="00000000" w:rsidRPr="00000000" w14:paraId="00000036">
      <w:pPr>
        <w:rPr>
          <w:b w:val="1"/>
          <w:bCs w:val="1"/>
        </w:rPr>
      </w:pPr>
      <w:r w:rsidDel="00000000" w:rsidR="00000000" w:rsidRPr="00000000">
        <w:rPr>
          <w:rFonts w:ascii="Arial Unicode MS" w:cs="Arial Unicode MS" w:eastAsia="Arial Unicode MS" w:hAnsi="Arial Unicode MS"/>
          <w:b w:val="1"/>
          <w:bCs w:val="1"/>
          <w:rtl w:val="0"/>
        </w:rPr>
        <w:t xml:space="preserve">なぜ、あなたは科学を学び、研究をするのか？</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この問いに対する答えが自分の中にあると、研究者そして一人の人間として逆境を乗り越えながら自分の夢を実現していくことができると私は思います。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3" w:date="2026-04-18T05:34:31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この目的が大きくみると創造目的・引き上げであり、それが私の希望。</w:t>
      </w:r>
    </w:p>
  </w:comment>
  <w:comment w:author="Seidai Tairafune" w:id="1" w:date="2026-04-18T05:28:42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これで大体年齢がバレる、がまぁいいか。</w:t>
      </w:r>
    </w:p>
  </w:comment>
  <w:comment w:author="Seidai Tairafune" w:id="0" w:date="2026-04-18T05:26:30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最初に「この記事で伝えたいこと」があった方がいいか？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(実はタイトル自体がもう核心のメッセージなのだが)</w:t>
      </w:r>
    </w:p>
  </w:comment>
  <w:comment w:author="Seidai Tairafune" w:id="2" w:date="2026-04-18T05:16:48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細かくは語らない。</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実際オフラインで対話・チョンチョウする中で参考として小出しにしたい。</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