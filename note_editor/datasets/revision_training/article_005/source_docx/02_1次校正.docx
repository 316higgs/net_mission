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cwsi48diq2n" w:id="0"/>
      <w:bookmarkEnd w:id="0"/>
      <w:ins w:author="Ai N." w:id="0" w:date="2026-04-30T03:37:38Z">
        <w:r w:rsidDel="00000000" w:rsidR="00000000" w:rsidRPr="00000000">
          <w:rPr>
            <w:b w:val="1"/>
            <w:bCs w:val="1"/>
            <w:rtl w:val="0"/>
            <w:rPrChange w:author="Ai N." w:id="1" w:date="2026-04-30T03:37:38Z">
              <w:rPr/>
            </w:rPrChange>
          </w:rPr>
          <w:t xml:space="preserve">学部1年で知っておきたい"研究で潰れる人"との差｜折れない研究者が持つ自分の軸</w:t>
        </w:r>
      </w:ins>
      <w:del w:author="Ai N." w:id="0" w:date="2026-04-30T03:37:38Z">
        <w:r w:rsidDel="00000000" w:rsidR="00000000" w:rsidRPr="00000000">
          <w:rPr>
            <w:b w:val="1"/>
            <w:bCs w:val="1"/>
            <w:rtl w:val="0"/>
          </w:rPr>
          <w:delText xml:space="preserve">なぜ、私は科学を学ぶのか</w:delText>
          <w:br w:type="textWrapping"/>
          <w:delText xml:space="preserve">ー 初学年から研究者を目指す人へ ー</w:delText>
        </w:r>
      </w:del>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・自分が何のために科学・研究を行うのか？</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・初学年から研究者を目指しているからこそ、学問を学ぶだけでなく、自分の哲学を見つけてほしい。</w:t>
      </w: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ru8tgtolf9lp" w:id="1"/>
      <w:bookmarkEnd w:id="1"/>
      <w:del w:author="Ai N." w:id="2" w:date="2026-04-30T01:03:48Z">
        <w:r w:rsidDel="00000000" w:rsidR="00000000" w:rsidRPr="00000000">
          <w:rPr>
            <w:b w:val="1"/>
            <w:bCs w:val="1"/>
            <w:rtl w:val="0"/>
          </w:rPr>
          <w:delText xml:space="preserve">私が物理学の門を叩いたきっかけ</w:delText>
        </w:r>
      </w:del>
      <w:r w:rsidDel="00000000" w:rsidR="00000000" w:rsidRPr="00000000">
        <w:rPr>
          <w:rtl w:val="0"/>
        </w:rPr>
      </w:r>
    </w:p>
    <w:p w:rsidR="00000000" w:rsidDel="00000000" w:rsidP="00000000" w:rsidRDefault="00000000" w:rsidRPr="00000000" w14:paraId="00000006">
      <w:pPr>
        <w:rPr>
          <w:ins w:author="Ai N." w:id="3" w:date="2026-04-30T01:05:39Z"/>
          <w:rPrChange w:author="Ai N." w:id="4" w:date="2026-04-30T01:05:39Z">
            <w:rPr>
              <w:b w:val="1"/>
              <w:bCs w:val="1"/>
            </w:rPr>
          </w:rPrChange>
        </w:rPr>
      </w:pPr>
      <w:ins w:author="Ai N." w:id="3" w:date="2026-04-30T01:05:39Z">
        <w:r w:rsidDel="00000000" w:rsidR="00000000" w:rsidRPr="00000000">
          <w:rPr>
            <w:rtl w:val="0"/>
            <w:rPrChange w:author="Ai N." w:id="4" w:date="2026-04-30T01:05:39Z">
              <w:rPr>
                <w:b w:val="1"/>
                <w:bCs w:val="1"/>
              </w:rPr>
            </w:rPrChange>
          </w:rPr>
          <w:t xml:space="preserve">こんにちは。かわせみの物理ノートへようこそ。</w:t>
          <w:br w:type="textWrapping"/>
          <w:t xml:space="preserve">私は東北大学院で理学博士を取得し、素粒子物理の研究に携わっていました。</w:t>
        </w:r>
      </w:ins>
    </w:p>
    <w:p w:rsidR="00000000" w:rsidDel="00000000" w:rsidP="00000000" w:rsidRDefault="00000000" w:rsidRPr="00000000" w14:paraId="00000007">
      <w:pPr>
        <w:rPr>
          <w:ins w:author="Ai N." w:id="3" w:date="2026-04-30T01:05:39Z"/>
          <w:rPrChange w:author="Ai N." w:id="4" w:date="2026-04-30T01:05:39Z">
            <w:rPr>
              <w:b w:val="1"/>
              <w:bCs w:val="1"/>
            </w:rPr>
          </w:rPrChange>
        </w:rPr>
      </w:pPr>
      <w:ins w:author="Ai N." w:id="3" w:date="2026-04-30T01:05:39Z">
        <w:r w:rsidDel="00000000" w:rsidR="00000000" w:rsidRPr="00000000">
          <w:rPr>
            <w:rtl w:val="0"/>
          </w:rPr>
        </w:r>
      </w:ins>
    </w:p>
    <w:p w:rsidR="00000000" w:rsidDel="00000000" w:rsidP="00000000" w:rsidRDefault="00000000" w:rsidRPr="00000000" w14:paraId="00000008">
      <w:pPr>
        <w:rPr>
          <w:ins w:author="Ai N." w:id="3" w:date="2026-04-30T01:05:39Z"/>
          <w:rPrChange w:author="Ai N." w:id="4" w:date="2026-04-30T01:05:39Z">
            <w:rPr>
              <w:b w:val="1"/>
              <w:bCs w:val="1"/>
            </w:rPr>
          </w:rPrChange>
        </w:rPr>
      </w:pPr>
      <w:ins w:author="Ai N." w:id="3" w:date="2026-04-30T01:05:39Z">
        <w:r w:rsidDel="00000000" w:rsidR="00000000" w:rsidRPr="00000000">
          <w:rPr>
            <w:rtl w:val="0"/>
            <w:rPrChange w:author="Ai N." w:id="4" w:date="2026-04-30T01:05:39Z">
              <w:rPr>
                <w:b w:val="1"/>
                <w:bCs w:val="1"/>
              </w:rPr>
            </w:rPrChange>
          </w:rPr>
          <w:t xml:space="preserve">今回は年度始めのタイミングにちなんで、私自身の大学生活を振り返りたいと思います。</w:t>
        </w:r>
      </w:ins>
    </w:p>
    <w:p w:rsidR="00000000" w:rsidDel="00000000" w:rsidP="00000000" w:rsidRDefault="00000000" w:rsidRPr="00000000" w14:paraId="00000009">
      <w:pPr>
        <w:spacing w:after="240" w:before="240" w:lineRule="auto"/>
        <w:ind w:left="0" w:firstLine="0"/>
        <w:rPr>
          <w:ins w:author="Ai N." w:id="3" w:date="2026-04-30T01:05:39Z"/>
          <w:rPrChange w:author="Ai N." w:id="4" w:date="2026-04-30T01:05:39Z">
            <w:rPr>
              <w:b w:val="1"/>
              <w:bCs w:val="1"/>
            </w:rPr>
          </w:rPrChange>
        </w:rPr>
      </w:pPr>
      <w:ins w:author="Ai N." w:id="3" w:date="2026-04-30T01:05:39Z">
        <w:r w:rsidDel="00000000" w:rsidR="00000000" w:rsidRPr="00000000">
          <w:rPr>
            <w:rtl w:val="0"/>
            <w:rPrChange w:author="Ai N." w:id="4" w:date="2026-04-30T01:05:39Z">
              <w:rPr>
                <w:b w:val="1"/>
                <w:bCs w:val="1"/>
              </w:rPr>
            </w:rPrChange>
          </w:rPr>
          <w:t xml:space="preserve">私の研究生活で最も大切にしていたことは、学問の内容だけに捉われず</w:t>
        </w:r>
        <w:r w:rsidDel="00000000" w:rsidR="00000000" w:rsidRPr="00000000">
          <w:rPr>
            <w:b w:val="1"/>
            <w:bCs w:val="1"/>
            <w:rtl w:val="0"/>
            <w:rPrChange w:author="Ai N." w:id="4" w:date="2026-04-30T01:05:39Z">
              <w:rPr>
                <w:b w:val="1"/>
                <w:bCs w:val="1"/>
              </w:rPr>
            </w:rPrChange>
          </w:rPr>
          <w:t xml:space="preserve">「なんのために自分は科学に取り組むのか」「それを通して自分は何を成し遂げたいのか」</w:t>
        </w:r>
        <w:r w:rsidDel="00000000" w:rsidR="00000000" w:rsidRPr="00000000">
          <w:rPr>
            <w:rtl w:val="0"/>
            <w:rPrChange w:author="Ai N." w:id="4" w:date="2026-04-30T01:05:39Z">
              <w:rPr>
                <w:b w:val="1"/>
                <w:bCs w:val="1"/>
              </w:rPr>
            </w:rPrChange>
          </w:rPr>
          <w:t xml:space="preserve">という信念を持ち続けることでした。</w:t>
        </w:r>
      </w:ins>
    </w:p>
    <w:p w:rsidR="00000000" w:rsidDel="00000000" w:rsidP="00000000" w:rsidRDefault="00000000" w:rsidRPr="00000000" w14:paraId="0000000A">
      <w:pPr>
        <w:spacing w:after="240" w:before="240" w:lineRule="auto"/>
        <w:ind w:left="0" w:firstLine="0"/>
        <w:rPr/>
      </w:pPr>
      <w:ins w:author="Ai N." w:id="3" w:date="2026-04-30T01:05:39Z">
        <w:r w:rsidDel="00000000" w:rsidR="00000000" w:rsidRPr="00000000">
          <w:rPr>
            <w:rtl w:val="0"/>
            <w:rPrChange w:author="Ai N." w:id="4" w:date="2026-04-30T01:05:39Z">
              <w:rPr>
                <w:b w:val="1"/>
                <w:bCs w:val="1"/>
              </w:rPr>
            </w:rPrChange>
          </w:rPr>
          <w:t xml:space="preserve">正直苦悩と苦労が多かったですが、それでも諦めることなく最後まで研究の道を完走できたのは、自分自身の“信念・哲学”を大学1年次から持つことができたからだと確信しています。</w:t>
        </w:r>
      </w:ins>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del w:author="Ai N." w:id="5" w:date="2026-04-30T01:27:34Z"/>
        </w:rPr>
      </w:pPr>
      <w:del w:author="Ai N." w:id="5" w:date="2026-04-30T01:27:34Z">
        <w:r w:rsidDel="00000000" w:rsidR="00000000" w:rsidRPr="00000000">
          <w:rPr>
            <w:rtl w:val="0"/>
          </w:rPr>
          <w:delText xml:space="preserve">私が物理学と出会ったのは高校一年生の冬でした。</w:delText>
        </w:r>
      </w:del>
    </w:p>
    <w:p w:rsidR="00000000" w:rsidDel="00000000" w:rsidP="00000000" w:rsidRDefault="00000000" w:rsidRPr="00000000" w14:paraId="0000000D">
      <w:pPr>
        <w:rPr>
          <w:del w:author="Ai N." w:id="5" w:date="2026-04-30T01:27:34Z"/>
        </w:rPr>
      </w:pPr>
      <w:del w:author="Ai N." w:id="5" w:date="2026-04-30T01:27:34Z">
        <w:r w:rsidDel="00000000" w:rsidR="00000000" w:rsidRPr="00000000">
          <w:rPr>
            <w:rtl w:val="0"/>
          </w:rPr>
          <w:delText xml:space="preserve">当時それなりに英語は得意だった私は漠然と文系に進もうと思いつつも将来の夢は特に決まっていませんでした。</w:delText>
        </w:r>
      </w:del>
    </w:p>
    <w:p w:rsidR="00000000" w:rsidDel="00000000" w:rsidP="00000000" w:rsidRDefault="00000000" w:rsidRPr="00000000" w14:paraId="0000000E">
      <w:pPr>
        <w:rPr>
          <w:del w:author="Ai N." w:id="5" w:date="2026-04-30T01:27:34Z"/>
        </w:rPr>
      </w:pPr>
      <w:del w:author="Ai N." w:id="5" w:date="2026-04-30T01:27:34Z">
        <w:r w:rsidDel="00000000" w:rsidR="00000000" w:rsidRPr="00000000">
          <w:rPr>
            <w:rtl w:val="0"/>
          </w:rPr>
        </w:r>
      </w:del>
    </w:p>
    <w:p w:rsidR="00000000" w:rsidDel="00000000" w:rsidP="00000000" w:rsidRDefault="00000000" w:rsidRPr="00000000" w14:paraId="0000000F">
      <w:pPr>
        <w:rPr>
          <w:del w:author="Ai N." w:id="5" w:date="2026-04-30T01:27:34Z"/>
        </w:rPr>
      </w:pPr>
      <w:del w:author="Ai N." w:id="5" w:date="2026-04-30T01:27:34Z">
        <w:r w:rsidDel="00000000" w:rsidR="00000000" w:rsidRPr="00000000">
          <w:rPr>
            <w:rtl w:val="0"/>
          </w:rPr>
          <w:delText xml:space="preserve">その頃、ドラマ「ガリレオ」season2が放映開始。</w:delText>
        </w:r>
      </w:del>
    </w:p>
    <w:p w:rsidR="00000000" w:rsidDel="00000000" w:rsidP="00000000" w:rsidRDefault="00000000" w:rsidRPr="00000000" w14:paraId="00000010">
      <w:pPr>
        <w:rPr>
          <w:del w:author="Ai N." w:id="5" w:date="2026-04-30T01:27:34Z"/>
        </w:rPr>
      </w:pPr>
      <w:del w:author="Ai N." w:id="5" w:date="2026-04-30T01:27:34Z">
        <w:r w:rsidDel="00000000" w:rsidR="00000000" w:rsidRPr="00000000">
          <w:rPr>
            <w:rtl w:val="0"/>
          </w:rPr>
          <w:delText xml:space="preserve">なんとなく観ていると、巨大なピカピカ光る装置の前で福山雅治演じる湯川学が話しているシーンがありました。</w:delText>
        </w:r>
      </w:del>
    </w:p>
    <w:p w:rsidR="00000000" w:rsidDel="00000000" w:rsidP="00000000" w:rsidRDefault="00000000" w:rsidRPr="00000000" w14:paraId="00000011">
      <w:pPr>
        <w:rPr>
          <w:del w:author="Ai N." w:id="5" w:date="2026-04-30T01:27:34Z"/>
        </w:rPr>
      </w:pPr>
      <w:del w:author="Ai N." w:id="5" w:date="2026-04-30T01:27:34Z">
        <w:r w:rsidDel="00000000" w:rsidR="00000000" w:rsidRPr="00000000">
          <w:rPr>
            <w:rtl w:val="0"/>
          </w:rPr>
          <w:delText xml:space="preserve">不思議とその「ピカピカ光ってる装置」に興味を惹かれ、ロケ地である高エネルギー加速器研究機構 (KEK) について調べたら、それは素粒子の検出器だと知りました。</w:delText>
        </w:r>
      </w:del>
    </w:p>
    <w:p w:rsidR="00000000" w:rsidDel="00000000" w:rsidP="00000000" w:rsidRDefault="00000000" w:rsidRPr="00000000" w14:paraId="00000012">
      <w:pPr>
        <w:rPr>
          <w:del w:author="Ai N." w:id="5" w:date="2026-04-30T01:27:34Z"/>
        </w:rPr>
      </w:pPr>
      <w:del w:author="Ai N." w:id="5" w:date="2026-04-30T01:27:34Z">
        <w:r w:rsidDel="00000000" w:rsidR="00000000" w:rsidRPr="00000000">
          <w:rPr>
            <w:rtl w:val="0"/>
          </w:rPr>
        </w:r>
      </w:del>
    </w:p>
    <w:p w:rsidR="00000000" w:rsidDel="00000000" w:rsidP="00000000" w:rsidRDefault="00000000" w:rsidRPr="00000000" w14:paraId="00000013">
      <w:pPr>
        <w:rPr>
          <w:del w:author="Ai N." w:id="5" w:date="2026-04-30T01:27:34Z"/>
        </w:rPr>
      </w:pPr>
      <w:del w:author="Ai N." w:id="5" w:date="2026-04-30T01:27:34Z">
        <w:r w:rsidDel="00000000" w:rsidR="00000000" w:rsidRPr="00000000">
          <w:rPr>
            <w:rtl w:val="0"/>
          </w:rPr>
          <w:delText xml:space="preserve">もともと一度関心を持つととことん深めたくなる性分だった私は、これを機にさまざまな資料を漁り、素粒子物理学という深淵な科学の世界に魅了されていきました。</w:delText>
        </w:r>
      </w:del>
    </w:p>
    <w:p w:rsidR="00000000" w:rsidDel="00000000" w:rsidP="00000000" w:rsidRDefault="00000000" w:rsidRPr="00000000" w14:paraId="00000014">
      <w:pPr>
        <w:rPr>
          <w:del w:author="Ai N." w:id="5" w:date="2026-04-30T01:27:34Z"/>
        </w:rPr>
      </w:pPr>
      <w:del w:author="Ai N." w:id="5" w:date="2026-04-30T01:27:34Z">
        <w:r w:rsidDel="00000000" w:rsidR="00000000" w:rsidRPr="00000000">
          <w:rPr>
            <w:rtl w:val="0"/>
          </w:rPr>
          <w:delText xml:space="preserve">高校生ながらつくばのKEKにも足を運び、ドラマに出てきた“BelleⅡ検出器”を目の前にして息を呑んだのを今でも覚えています。</w:delText>
        </w:r>
      </w:del>
    </w:p>
    <w:p w:rsidR="00000000" w:rsidDel="00000000" w:rsidP="00000000" w:rsidRDefault="00000000" w:rsidRPr="00000000" w14:paraId="00000015">
      <w:pPr>
        <w:rPr>
          <w:del w:author="Ai N." w:id="5" w:date="2026-04-30T01:27:34Z"/>
        </w:rPr>
      </w:pPr>
      <w:del w:author="Ai N." w:id="5" w:date="2026-04-30T01:27:34Z">
        <w:r w:rsidDel="00000000" w:rsidR="00000000" w:rsidRPr="00000000">
          <w:rPr>
            <w:rtl w:val="0"/>
          </w:rPr>
        </w:r>
      </w:del>
    </w:p>
    <w:p w:rsidR="00000000" w:rsidDel="00000000" w:rsidP="00000000" w:rsidRDefault="00000000" w:rsidRPr="00000000" w14:paraId="00000016">
      <w:pPr>
        <w:rPr>
          <w:del w:author="Ai N." w:id="5" w:date="2026-04-30T01:27:34Z"/>
        </w:rPr>
      </w:pPr>
      <w:del w:author="Ai N." w:id="5" w:date="2026-04-30T01:27:34Z">
        <w:r w:rsidDel="00000000" w:rsidR="00000000" w:rsidRPr="00000000">
          <w:rPr>
            <w:rtl w:val="0"/>
          </w:rPr>
        </w:r>
      </w:del>
    </w:p>
    <w:p w:rsidR="00000000" w:rsidDel="00000000" w:rsidP="00000000" w:rsidRDefault="00000000" w:rsidRPr="00000000" w14:paraId="00000017">
      <w:pPr>
        <w:rPr>
          <w:del w:author="Ai N." w:id="5" w:date="2026-04-30T01:27:34Z"/>
        </w:rPr>
      </w:pPr>
      <w:del w:author="Ai N." w:id="5" w:date="2026-04-30T01:27:34Z">
        <w:r w:rsidDel="00000000" w:rsidR="00000000" w:rsidRPr="00000000">
          <w:rPr>
            <w:rtl w:val="0"/>
          </w:rPr>
        </w:r>
      </w:del>
    </w:p>
    <w:p w:rsidR="00000000" w:rsidDel="00000000" w:rsidP="00000000" w:rsidRDefault="00000000" w:rsidRPr="00000000" w14:paraId="00000018">
      <w:pPr>
        <w:rPr>
          <w:del w:author="Ai N." w:id="5" w:date="2026-04-30T01:27:34Z"/>
        </w:rPr>
      </w:pPr>
      <w:del w:author="Ai N." w:id="5" w:date="2026-04-30T01:27:34Z">
        <w:r w:rsidDel="00000000" w:rsidR="00000000" w:rsidRPr="00000000">
          <w:rPr>
            <w:rtl w:val="0"/>
          </w:rPr>
          <w:delText xml:space="preserve">こういった体験を経ながらやがて、私もこの世界の真理を探究してみたいと思うようになったのでした。</w:delText>
        </w:r>
      </w:del>
    </w:p>
    <w:p w:rsidR="00000000" w:rsidDel="00000000" w:rsidP="00000000" w:rsidRDefault="00000000" w:rsidRPr="00000000" w14:paraId="00000019">
      <w:pPr>
        <w:rPr>
          <w:del w:author="Ai N." w:id="5" w:date="2026-04-30T01:27:34Z"/>
        </w:rPr>
      </w:pPr>
      <w:del w:author="Ai N." w:id="5" w:date="2026-04-30T01:27:34Z">
        <w:r w:rsidDel="00000000" w:rsidR="00000000" w:rsidRPr="00000000">
          <w:rPr>
            <w:rtl w:val="0"/>
          </w:rPr>
          <w:delText xml:space="preserve">これが私の将来の夢が決まった瞬間です。</w:delText>
        </w:r>
        <w:r w:rsidDel="00000000" w:rsidR="00000000" w:rsidRPr="00000000">
          <w:rPr>
            <w:rtl w:val="0"/>
          </w:rPr>
        </w:r>
      </w:del>
    </w:p>
    <w:p w:rsidR="00000000" w:rsidDel="00000000" w:rsidP="00000000" w:rsidRDefault="00000000" w:rsidRPr="00000000" w14:paraId="0000001A">
      <w:pPr>
        <w:pStyle w:val="Heading2"/>
        <w:rPr>
          <w:b w:val="1"/>
          <w:bCs w:val="1"/>
        </w:rPr>
      </w:pPr>
      <w:bookmarkStart w:colFirst="0" w:colLast="0" w:name="_yeb2virar9f4" w:id="2"/>
      <w:bookmarkEnd w:id="2"/>
      <w:r w:rsidDel="00000000" w:rsidR="00000000" w:rsidRPr="00000000">
        <w:rPr>
          <w:rtl w:val="0"/>
        </w:rPr>
      </w:r>
    </w:p>
    <w:p w:rsidR="00000000" w:rsidDel="00000000" w:rsidP="00000000" w:rsidRDefault="00000000" w:rsidRPr="00000000" w14:paraId="0000001B">
      <w:pPr>
        <w:pStyle w:val="Heading2"/>
        <w:rPr>
          <w:b w:val="1"/>
          <w:bCs w:val="1"/>
        </w:rPr>
      </w:pPr>
      <w:bookmarkStart w:colFirst="0" w:colLast="0" w:name="_pf23ja22cip3" w:id="3"/>
      <w:bookmarkEnd w:id="3"/>
      <w:r w:rsidDel="00000000" w:rsidR="00000000" w:rsidRPr="00000000">
        <w:rPr>
          <w:rFonts w:ascii="Arial Unicode MS" w:cs="Arial Unicode MS" w:eastAsia="Arial Unicode MS" w:hAnsi="Arial Unicode MS"/>
          <w:b w:val="1"/>
          <w:bCs w:val="1"/>
          <w:rtl w:val="0"/>
        </w:rPr>
        <w:t xml:space="preserve">研究生活のリアル</w:t>
      </w:r>
      <w:del w:author="Ai N." w:id="6" w:date="2026-04-30T01:48:27Z">
        <w:r w:rsidDel="00000000" w:rsidR="00000000" w:rsidRPr="00000000">
          <w:rPr>
            <w:b w:val="1"/>
            <w:bCs w:val="1"/>
            <w:rtl w:val="0"/>
          </w:rPr>
          <w:delText xml:space="preserve">と苦悩</w:delText>
        </w:r>
      </w:del>
      <w:r w:rsidDel="00000000" w:rsidR="00000000" w:rsidRPr="00000000">
        <w:rPr>
          <w:rtl w:val="0"/>
        </w:rPr>
      </w:r>
    </w:p>
    <w:p w:rsidR="00000000" w:rsidDel="00000000" w:rsidP="00000000" w:rsidRDefault="00000000" w:rsidRPr="00000000" w14:paraId="0000001C">
      <w:pPr>
        <w:rPr/>
      </w:pPr>
      <w:del w:author="Ai N." w:id="7" w:date="2026-04-30T01:48:39Z">
        <w:r w:rsidDel="00000000" w:rsidR="00000000" w:rsidRPr="00000000">
          <w:rPr>
            <w:rtl w:val="0"/>
          </w:rPr>
          <w:delText xml:space="preserve">そうして</w:delText>
        </w:r>
      </w:del>
      <w:r w:rsidDel="00000000" w:rsidR="00000000" w:rsidRPr="00000000">
        <w:rPr>
          <w:rFonts w:ascii="Arial Unicode MS" w:cs="Arial Unicode MS" w:eastAsia="Arial Unicode MS" w:hAnsi="Arial Unicode MS"/>
          <w:rtl w:val="0"/>
        </w:rPr>
        <w:t xml:space="preserve">私は、大学1年次から素粒子物理の研究者を目指して必死に勉強をし、晴れて4年次に素粒子理論の研究室に入りました。</w:t>
      </w:r>
    </w:p>
    <w:p w:rsidR="00000000" w:rsidDel="00000000" w:rsidP="00000000" w:rsidRDefault="00000000" w:rsidRPr="00000000" w14:paraId="0000001D">
      <w:pPr>
        <w:rPr>
          <w:del w:author="Ai N." w:id="8" w:date="2026-04-30T01:50:30Z"/>
        </w:rPr>
      </w:pPr>
      <w:del w:author="Ai N." w:id="8" w:date="2026-04-30T01:50:30Z">
        <w:r w:rsidDel="00000000" w:rsidR="00000000" w:rsidRPr="00000000">
          <w:rPr>
            <w:rtl w:val="0"/>
          </w:rPr>
          <w:delText xml:space="preserve">そこで素粒子理論の基礎を学んだのち、大学院では私が物理学を学ぶきっかけとなった素粒子実験へと転向しました。</w:delText>
        </w:r>
      </w:del>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ins w:author="Ai N." w:id="9" w:date="2026-04-30T01:51:38Z">
        <w:r w:rsidDel="00000000" w:rsidR="00000000" w:rsidRPr="00000000">
          <w:rPr>
            <w:rtl w:val="0"/>
            <w:rPrChange w:author="Ai N." w:id="10" w:date="2026-04-30T01:51:38Z">
              <w:rPr/>
            </w:rPrChange>
          </w:rPr>
          <w:t xml:space="preserve">しかしこの</w:t>
        </w:r>
      </w:ins>
      <w:r w:rsidDel="00000000" w:rsidR="00000000" w:rsidRPr="00000000">
        <w:rPr>
          <w:rFonts w:ascii="Arial Unicode MS" w:cs="Arial Unicode MS" w:eastAsia="Arial Unicode MS" w:hAnsi="Arial Unicode MS"/>
          <w:rtl w:val="0"/>
        </w:rPr>
        <w:t xml:space="preserve">念願の研究ライフ</w:t>
      </w:r>
      <w:ins w:author="Ai N." w:id="11" w:date="2026-04-30T01:53:16Z">
        <w:r w:rsidDel="00000000" w:rsidR="00000000" w:rsidRPr="00000000">
          <w:rPr>
            <w:rtl w:val="0"/>
            <w:rPrChange w:author="Ai N." w:id="12" w:date="2026-04-30T01:53:16Z">
              <w:rPr/>
            </w:rPrChange>
          </w:rPr>
          <w:t xml:space="preserve">ーー</w:t>
        </w:r>
      </w:ins>
      <w:del w:author="Ai N." w:id="11" w:date="2026-04-30T01:53:16Z">
        <w:r w:rsidDel="00000000" w:rsidR="00000000" w:rsidRPr="00000000">
          <w:rPr>
            <w:rtl w:val="0"/>
            <w:rPrChange w:author="Ai N." w:id="12" w:date="2026-04-30T01:53:16Z">
              <w:rPr/>
            </w:rPrChange>
          </w:rPr>
          <w:delText xml:space="preserve">！</w:delText>
        </w:r>
      </w:del>
      <w:r w:rsidDel="00000000" w:rsidR="00000000" w:rsidRPr="00000000">
        <w:rPr>
          <w:rtl w:val="0"/>
        </w:rPr>
        <w:br w:type="textWrapping"/>
      </w:r>
      <w:del w:author="Ai N." w:id="13" w:date="2026-04-30T01:52:28Z">
        <w:r w:rsidDel="00000000" w:rsidR="00000000" w:rsidRPr="00000000">
          <w:rPr>
            <w:rtl w:val="0"/>
          </w:rPr>
          <w:delText xml:space="preserve">...でしたが</w:delText>
        </w:r>
      </w:del>
      <w:r w:rsidDel="00000000" w:rsidR="00000000" w:rsidRPr="00000000">
        <w:rPr>
          <w:rFonts w:ascii="Arial Unicode MS" w:cs="Arial Unicode MS" w:eastAsia="Arial Unicode MS" w:hAnsi="Arial Unicode MS"/>
          <w:rtl w:val="0"/>
        </w:rPr>
        <w:t xml:space="preserve">博士号取得までの5年間</w:t>
      </w:r>
      <w:del w:author="Ai N." w:id="14" w:date="2026-04-30T01:53:47Z">
        <w:r w:rsidDel="00000000" w:rsidR="00000000" w:rsidRPr="00000000">
          <w:rPr>
            <w:rtl w:val="0"/>
          </w:rPr>
          <w:delText xml:space="preserve">、実際</w:delText>
        </w:r>
      </w:del>
      <w:r w:rsidDel="00000000" w:rsidR="00000000" w:rsidRPr="00000000">
        <w:rPr>
          <w:rFonts w:ascii="Arial Unicode MS" w:cs="Arial Unicode MS" w:eastAsia="Arial Unicode MS" w:hAnsi="Arial Unicode MS"/>
          <w:rtl w:val="0"/>
        </w:rPr>
        <w:t xml:space="preserve">は楽しいことよりも大変なこと</w:t>
      </w:r>
      <w:del w:author="Ai N." w:id="15" w:date="2026-04-30T02:16:26Z">
        <w:r w:rsidDel="00000000" w:rsidR="00000000" w:rsidRPr="00000000">
          <w:rPr>
            <w:rtl w:val="0"/>
          </w:rPr>
          <w:delText xml:space="preserve">の方</w:delText>
        </w:r>
      </w:del>
      <w:r w:rsidDel="00000000" w:rsidR="00000000" w:rsidRPr="00000000">
        <w:rPr>
          <w:rFonts w:ascii="Arial Unicode MS" w:cs="Arial Unicode MS" w:eastAsia="Arial Unicode MS" w:hAnsi="Arial Unicode MS"/>
          <w:rtl w:val="0"/>
        </w:rPr>
        <w:t xml:space="preserve">が</w:t>
      </w:r>
      <w:ins w:author="Ai N." w:id="16" w:date="2026-04-30T01:53:52Z">
        <w:r w:rsidDel="00000000" w:rsidR="00000000" w:rsidRPr="00000000">
          <w:rPr>
            <w:rtl w:val="0"/>
            <w:rPrChange w:author="Ai N." w:id="17" w:date="2026-04-30T01:53:52Z">
              <w:rPr/>
            </w:rPrChange>
          </w:rPr>
          <w:t xml:space="preserve">はるかに</w:t>
        </w:r>
      </w:ins>
      <w:r w:rsidDel="00000000" w:rsidR="00000000" w:rsidRPr="00000000">
        <w:rPr>
          <w:rFonts w:ascii="Arial Unicode MS" w:cs="Arial Unicode MS" w:eastAsia="Arial Unicode MS" w:hAnsi="Arial Unicode MS"/>
          <w:rtl w:val="0"/>
        </w:rPr>
        <w:t xml:space="preserve">多かったです。</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del w:author="Ai N." w:id="18" w:date="2026-04-30T02:16:31Z">
        <w:r w:rsidDel="00000000" w:rsidR="00000000" w:rsidRPr="00000000">
          <w:rPr>
            <w:rtl w:val="0"/>
          </w:rPr>
          <w:delText xml:space="preserve">まず、そもそも</w:delText>
        </w:r>
      </w:del>
      <w:r w:rsidDel="00000000" w:rsidR="00000000" w:rsidRPr="00000000">
        <w:rPr>
          <w:rFonts w:ascii="Arial Unicode MS" w:cs="Arial Unicode MS" w:eastAsia="Arial Unicode MS" w:hAnsi="Arial Unicode MS"/>
          <w:rtl w:val="0"/>
        </w:rPr>
        <w:t xml:space="preserve">研究は勉強と似て非なるものです。</w:t>
      </w:r>
    </w:p>
    <w:p w:rsidR="00000000" w:rsidDel="00000000" w:rsidP="00000000" w:rsidRDefault="00000000" w:rsidRPr="00000000" w14:paraId="00000022">
      <w:pPr>
        <w:rPr/>
      </w:pPr>
      <w:del w:author="Ai N." w:id="19" w:date="2026-04-30T02:16:52Z">
        <w:r w:rsidDel="00000000" w:rsidR="00000000" w:rsidRPr="00000000">
          <w:rPr>
            <w:rtl w:val="0"/>
          </w:rPr>
          <w:delText xml:space="preserve">研究とは</w:delText>
        </w:r>
      </w:del>
      <w:r w:rsidDel="00000000" w:rsidR="00000000" w:rsidRPr="00000000">
        <w:rPr>
          <w:rFonts w:ascii="Arial Unicode MS" w:cs="Arial Unicode MS" w:eastAsia="Arial Unicode MS" w:hAnsi="Arial Unicode MS"/>
          <w:rtl w:val="0"/>
        </w:rPr>
        <w:t xml:space="preserve">誰かが綺麗に整えてくれた道をガイドしてもらいながら観光するのではなく、まだ誰も通ったことのない野山に自ら道を切り拓くようなもの</w:t>
      </w:r>
      <w:del w:author="Ai N." w:id="20" w:date="2026-04-30T01:28:08Z">
        <w:r w:rsidDel="00000000" w:rsidR="00000000" w:rsidRPr="00000000">
          <w:rPr>
            <w:rtl w:val="0"/>
          </w:rPr>
          <w:delText xml:space="preserve">です</w:delText>
        </w:r>
      </w:del>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rPr/>
      </w:pPr>
      <w:del w:author="Ai N." w:id="21" w:date="2026-04-30T01:28:31Z">
        <w:r w:rsidDel="00000000" w:rsidR="00000000" w:rsidRPr="00000000">
          <w:rPr>
            <w:rtl w:val="0"/>
          </w:rPr>
          <w:delText xml:space="preserve">研究は「果たして今やっていることが正しいのか？」という状況の連続です。</w:delText>
        </w:r>
      </w:del>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指導教官や共同研究者は方針のアドバイスはできても、その状況に絶対的な正解を示すことはできません。</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これを未知なる開拓への楽しみと感じられるといいですが、単なる不安と感じると途端にキツくなってきます。</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ins w:author="Ai N." w:id="22" w:date="2026-04-30T03:52:18Z">
        <w:r w:rsidDel="00000000" w:rsidR="00000000" w:rsidRPr="00000000">
          <w:rPr>
            <w:rtl w:val="0"/>
            <w:rPrChange w:author="Ai N." w:id="23" w:date="2026-04-30T03:52:18Z">
              <w:rPr/>
            </w:rPrChange>
          </w:rPr>
          <w:t xml:space="preserve">それだけではなく、</w:t>
        </w:r>
      </w:ins>
      <w:del w:author="Ai N." w:id="22" w:date="2026-04-30T03:52:18Z">
        <w:r w:rsidDel="00000000" w:rsidR="00000000" w:rsidRPr="00000000">
          <w:rPr>
            <w:rtl w:val="0"/>
          </w:rPr>
          <w:delText xml:space="preserve">そして</w:delText>
        </w:r>
      </w:del>
      <w:r w:rsidDel="00000000" w:rsidR="00000000" w:rsidRPr="00000000">
        <w:rPr>
          <w:rFonts w:ascii="Arial Unicode MS" w:cs="Arial Unicode MS" w:eastAsia="Arial Unicode MS" w:hAnsi="Arial Unicode MS"/>
          <w:rtl w:val="0"/>
        </w:rPr>
        <w:t xml:space="preserve">自分自身で生計を立てつつ、研究費獲得の競争も始まります。</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例えば学術振興会の</w:t>
      </w:r>
      <w:commentRangeStart w:id="0"/>
      <w:r w:rsidDel="00000000" w:rsidR="00000000" w:rsidRPr="00000000">
        <w:rPr>
          <w:rFonts w:ascii="Arial Unicode MS" w:cs="Arial Unicode MS" w:eastAsia="Arial Unicode MS" w:hAnsi="Arial Unicode MS"/>
          <w:rtl w:val="0"/>
        </w:rPr>
        <w:t xml:space="preserve">DC1やDC2</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は10枚弱の申請書に自分の研究の魅力を詰め込みますが、採択されるのはわずか1-2割ほどです。</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私はDC1 1回とDC2 2回の計3回挑戦をしましたが、残念ながら採択はされず。</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幸い、学位プログラムや次世代研究者挑戦的研究プログラムに採択されたことで私の場合は生活費・研究費共に不自由なく過ごせました。</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del w:author="Ai N." w:id="24" w:date="2026-04-30T03:38:44Z"/>
        </w:rPr>
      </w:pPr>
      <w:del w:author="Ai N." w:id="24" w:date="2026-04-30T03:38:44Z">
        <w:commentRangeStart w:id="1"/>
        <w:r w:rsidDel="00000000" w:rsidR="00000000" w:rsidRPr="00000000">
          <w:rPr>
            <w:rtl w:val="0"/>
          </w:rPr>
          <w:delText xml:space="preserve">また博士課程でアラサーになると、周囲の同級生は企業で経験を</w:delText>
        </w:r>
      </w:del>
      <w:ins w:author="Ai N." w:id="24" w:date="2026-04-30T03:38:44Z">
        <w:del w:author="Ai N." w:id="24" w:date="2026-04-30T03:38:44Z">
          <w:commentRangeEnd w:id="1"/>
          <w:r w:rsidDel="00000000" w:rsidR="00000000" w:rsidRPr="00000000">
            <w:commentReference w:id="1"/>
          </w:r>
          <w:r w:rsidDel="00000000" w:rsidR="00000000" w:rsidRPr="00000000">
            <w:rPr>
              <w:rtl w:val="0"/>
              <w:rPrChange w:author="Ai N." w:id="25" w:date="2026-04-30T03:38:44Z">
                <w:rPr/>
              </w:rPrChange>
            </w:rPr>
            <w:delText xml:space="preserve">積</w:delText>
          </w:r>
        </w:del>
      </w:ins>
      <w:del w:author="Ai N." w:id="24" w:date="2026-04-30T03:38:44Z">
        <w:r w:rsidDel="00000000" w:rsidR="00000000" w:rsidRPr="00000000">
          <w:rPr>
            <w:rtl w:val="0"/>
          </w:rPr>
          <w:delText xml:space="preserve">詰んだりライフイベントを迎える人も出てくる中で、両親からは</w:delText>
          <w:br w:type="textWrapping"/>
          <w:delText xml:space="preserve">「論文は書けているのか？」</w:delText>
          <w:br w:type="textWrapping"/>
          <w:delText xml:space="preserve">「あと何年で修了できるのか？」</w:delText>
          <w:br w:type="textWrapping"/>
          <w:delText xml:space="preserve">「大学院を出た後はどうするのか？」</w:delText>
          <w:br w:type="textWrapping"/>
          <w:delText xml:space="preserve">とプレッシャーをかけられる日々。</w:delText>
        </w:r>
      </w:del>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いつになったら結果が出るのかも分からない、体力的・精神的な困難が続くなか、</w:t>
      </w:r>
      <w:ins w:author="Ai N." w:id="26" w:date="2026-04-30T03:43:32Z">
        <w:r w:rsidDel="00000000" w:rsidR="00000000" w:rsidRPr="00000000">
          <w:rPr>
            <w:rtl w:val="0"/>
            <w:rPrChange w:author="Ai N." w:id="27" w:date="2026-04-30T03:43:32Z">
              <w:rPr/>
            </w:rPrChange>
          </w:rPr>
          <w:t xml:space="preserve">志半ばで離れていく</w:t>
        </w:r>
      </w:ins>
      <w:del w:author="Ai N." w:id="26" w:date="2026-04-30T03:43:32Z">
        <w:r w:rsidDel="00000000" w:rsidR="00000000" w:rsidRPr="00000000">
          <w:rPr>
            <w:rtl w:val="0"/>
          </w:rPr>
          <w:delText xml:space="preserve">離脱する</w:delText>
        </w:r>
      </w:del>
      <w:r w:rsidDel="00000000" w:rsidR="00000000" w:rsidRPr="00000000">
        <w:rPr>
          <w:rFonts w:ascii="Arial Unicode MS" w:cs="Arial Unicode MS" w:eastAsia="Arial Unicode MS" w:hAnsi="Arial Unicode MS"/>
          <w:rtl w:val="0"/>
        </w:rPr>
        <w:t xml:space="preserve">人</w:t>
      </w:r>
      <w:ins w:author="Ai N." w:id="28" w:date="2026-04-30T03:43:53Z">
        <w:r w:rsidDel="00000000" w:rsidR="00000000" w:rsidRPr="00000000">
          <w:rPr>
            <w:rtl w:val="0"/>
            <w:rPrChange w:author="Ai N." w:id="29" w:date="2026-04-30T03:43:53Z">
              <w:rPr/>
            </w:rPrChange>
          </w:rPr>
          <w:t xml:space="preserve">がいる</w:t>
        </w:r>
      </w:ins>
      <w:del w:author="Ai N." w:id="28" w:date="2026-04-30T03:43:53Z">
        <w:r w:rsidDel="00000000" w:rsidR="00000000" w:rsidRPr="00000000">
          <w:rPr>
            <w:rtl w:val="0"/>
          </w:rPr>
          <w:delText xml:space="preserve">も多い</w:delText>
        </w:r>
      </w:del>
      <w:r w:rsidDel="00000000" w:rsidR="00000000" w:rsidRPr="00000000">
        <w:rPr>
          <w:rFonts w:ascii="Arial Unicode MS" w:cs="Arial Unicode MS" w:eastAsia="Arial Unicode MS" w:hAnsi="Arial Unicode MS"/>
          <w:rtl w:val="0"/>
        </w:rPr>
        <w:t xml:space="preserve">の</w:t>
      </w:r>
      <w:ins w:author="Ai N." w:id="30" w:date="2026-04-30T03:44:06Z">
        <w:r w:rsidDel="00000000" w:rsidR="00000000" w:rsidRPr="00000000">
          <w:rPr>
            <w:rtl w:val="0"/>
            <w:rPrChange w:author="Ai N." w:id="31" w:date="2026-04-30T03:44:06Z">
              <w:rPr/>
            </w:rPrChange>
          </w:rPr>
          <w:t xml:space="preserve">も</w:t>
        </w:r>
      </w:ins>
      <w:del w:author="Ai N." w:id="30" w:date="2026-04-30T03:44:06Z">
        <w:r w:rsidDel="00000000" w:rsidR="00000000" w:rsidRPr="00000000">
          <w:rPr>
            <w:rtl w:val="0"/>
          </w:rPr>
          <w:delText xml:space="preserve">が</w:delText>
        </w:r>
      </w:del>
      <w:r w:rsidDel="00000000" w:rsidR="00000000" w:rsidRPr="00000000">
        <w:rPr>
          <w:rFonts w:ascii="Arial Unicode MS" w:cs="Arial Unicode MS" w:eastAsia="Arial Unicode MS" w:hAnsi="Arial Unicode MS"/>
          <w:rtl w:val="0"/>
        </w:rPr>
        <w:t xml:space="preserve">研究生活の現実です。</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b w:val="1"/>
          <w:bCs w:val="1"/>
        </w:rPr>
      </w:pPr>
      <w:bookmarkStart w:colFirst="0" w:colLast="0" w:name="_ftsdezw0mwj2" w:id="4"/>
      <w:bookmarkEnd w:id="4"/>
      <w:ins w:author="Ai N." w:id="32" w:date="2026-04-30T03:30:03Z">
        <w:r w:rsidDel="00000000" w:rsidR="00000000" w:rsidRPr="00000000">
          <w:rPr>
            <w:b w:val="1"/>
            <w:bCs w:val="1"/>
            <w:rtl w:val="0"/>
            <w:rPrChange w:author="Ai N." w:id="33" w:date="2026-04-30T03:30:03Z">
              <w:rPr/>
            </w:rPrChange>
          </w:rPr>
          <w:t xml:space="preserve">研究で潰れる人と生き残る人の差</w:t>
        </w:r>
      </w:ins>
      <w:del w:author="Ai N." w:id="32" w:date="2026-04-30T03:30:03Z">
        <w:r w:rsidDel="00000000" w:rsidR="00000000" w:rsidRPr="00000000">
          <w:rPr>
            <w:b w:val="1"/>
            <w:bCs w:val="1"/>
            <w:rtl w:val="0"/>
          </w:rPr>
          <w:delText xml:space="preserve">なぜ私は最後まで研究生活を生き抜けたのか</w:delText>
        </w:r>
      </w:del>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ns w:author="Ai N." w:id="34" w:date="2026-04-30T03:26:44Z"/>
          <w:rPrChange w:author="Ai N." w:id="35" w:date="2026-04-30T03:26:44Z">
            <w:rPr>
              <w:b w:val="1"/>
              <w:bCs w:val="1"/>
            </w:rPr>
          </w:rPrChange>
        </w:rPr>
      </w:pPr>
      <w:ins w:author="Ai N." w:id="34" w:date="2026-04-30T03:26:44Z">
        <w:commentRangeStart w:id="2"/>
        <w:commentRangeStart w:id="2"/>
        <w:commentRangeEnd w:id="2"/>
        <w:r w:rsidDel="00000000" w:rsidR="00000000" w:rsidRPr="00000000">
          <w:commentReference w:id="2"/>
        </w:r>
        <w:r w:rsidDel="00000000" w:rsidR="00000000" w:rsidRPr="00000000">
          <w:rPr>
            <w:rtl w:val="0"/>
            <w:rPrChange w:author="Ai N." w:id="35" w:date="2026-04-30T03:26:44Z">
              <w:rPr>
                <w:b w:val="1"/>
                <w:bCs w:val="1"/>
              </w:rPr>
            </w:rPrChange>
          </w:rPr>
          <w:t xml:space="preserve">研究室には、二種類の人がいます。どれだけ壁にぶつかっても前に進み続ける人と、ある日突然折れてしまう人。その差はどこにあるのか。答えはシンプルです。</w:t>
        </w:r>
      </w:ins>
    </w:p>
    <w:p w:rsidR="00000000" w:rsidDel="00000000" w:rsidP="00000000" w:rsidRDefault="00000000" w:rsidRPr="00000000" w14:paraId="00000034">
      <w:pPr>
        <w:rPr>
          <w:ins w:author="Ai N." w:id="34" w:date="2026-04-30T03:26:44Z"/>
          <w:rPrChange w:author="Ai N." w:id="35" w:date="2026-04-30T03:26:44Z">
            <w:rPr>
              <w:b w:val="1"/>
              <w:bCs w:val="1"/>
            </w:rPr>
          </w:rPrChange>
        </w:rPr>
      </w:pPr>
      <w:ins w:author="Ai N." w:id="34" w:date="2026-04-30T03:26:44Z">
        <w:r w:rsidDel="00000000" w:rsidR="00000000" w:rsidRPr="00000000">
          <w:rPr>
            <w:rtl w:val="0"/>
          </w:rPr>
        </w:r>
      </w:ins>
    </w:p>
    <w:p w:rsidR="00000000" w:rsidDel="00000000" w:rsidP="00000000" w:rsidRDefault="00000000" w:rsidRPr="00000000" w14:paraId="00000035">
      <w:pPr>
        <w:rPr>
          <w:ins w:author="Ai N." w:id="34" w:date="2026-04-30T03:26:44Z"/>
          <w:b w:val="1"/>
          <w:bCs w:val="1"/>
          <w:rPrChange w:author="Ai N." w:id="35" w:date="2026-04-30T03:26:44Z">
            <w:rPr>
              <w:b w:val="1"/>
              <w:bCs w:val="1"/>
            </w:rPr>
          </w:rPrChange>
        </w:rPr>
      </w:pPr>
      <w:ins w:author="Ai N." w:id="34" w:date="2026-04-30T03:26:44Z">
        <w:r w:rsidDel="00000000" w:rsidR="00000000" w:rsidRPr="00000000">
          <w:rPr>
            <w:b w:val="1"/>
            <w:bCs w:val="1"/>
            <w:rtl w:val="0"/>
            <w:rPrChange w:author="Ai N." w:id="35" w:date="2026-04-30T03:26:44Z">
              <w:rPr>
                <w:b w:val="1"/>
                <w:bCs w:val="1"/>
              </w:rPr>
            </w:rPrChange>
          </w:rPr>
          <w:t xml:space="preserve">自分が何のために研究をするのか、という軸を持っているかどうか。</w:t>
        </w:r>
      </w:ins>
    </w:p>
    <w:p w:rsidR="00000000" w:rsidDel="00000000" w:rsidP="00000000" w:rsidRDefault="00000000" w:rsidRPr="00000000" w14:paraId="00000036">
      <w:pPr>
        <w:rPr>
          <w:ins w:author="Ai N." w:id="34" w:date="2026-04-30T03:26:44Z"/>
          <w:rPrChange w:author="Ai N." w:id="35" w:date="2026-04-30T03:26:44Z">
            <w:rPr/>
          </w:rPrChange>
        </w:rPr>
      </w:pPr>
      <w:ins w:author="Ai N." w:id="34" w:date="2026-04-30T03:26:44Z">
        <w:r w:rsidDel="00000000" w:rsidR="00000000" w:rsidRPr="00000000">
          <w:rPr>
            <w:rtl w:val="0"/>
          </w:rPr>
        </w:r>
      </w:ins>
    </w:p>
    <w:p w:rsidR="00000000" w:rsidDel="00000000" w:rsidP="00000000" w:rsidRDefault="00000000" w:rsidRPr="00000000" w14:paraId="00000037">
      <w:pPr>
        <w:rPr>
          <w:ins w:author="Ai N." w:id="34" w:date="2026-04-30T03:26:44Z"/>
          <w:rPrChange w:author="Ai N." w:id="35" w:date="2026-04-30T03:26:44Z">
            <w:rPr>
              <w:b w:val="1"/>
              <w:bCs w:val="1"/>
            </w:rPr>
          </w:rPrChange>
        </w:rPr>
      </w:pPr>
      <w:ins w:author="Ai N." w:id="34" w:date="2026-04-30T03:26:44Z">
        <w:r w:rsidDel="00000000" w:rsidR="00000000" w:rsidRPr="00000000">
          <w:rPr>
            <w:rtl w:val="0"/>
            <w:rPrChange w:author="Ai N." w:id="35" w:date="2026-04-30T03:26:44Z">
              <w:rPr>
                <w:b w:val="1"/>
                <w:bCs w:val="1"/>
              </w:rPr>
            </w:rPrChange>
          </w:rPr>
          <w:t xml:space="preserve">研究は頓挫するのが当たり前の世界。</w:t>
        </w:r>
      </w:ins>
    </w:p>
    <w:p w:rsidR="00000000" w:rsidDel="00000000" w:rsidP="00000000" w:rsidRDefault="00000000" w:rsidRPr="00000000" w14:paraId="00000038">
      <w:pPr>
        <w:rPr>
          <w:ins w:author="Ai N." w:id="34" w:date="2026-04-30T03:26:44Z"/>
          <w:rPrChange w:author="Ai N." w:id="35" w:date="2026-04-30T03:26:44Z">
            <w:rPr>
              <w:b w:val="1"/>
              <w:bCs w:val="1"/>
            </w:rPr>
          </w:rPrChange>
        </w:rPr>
      </w:pPr>
      <w:ins w:author="Ai N." w:id="34" w:date="2026-04-30T03:26:44Z">
        <w:r w:rsidDel="00000000" w:rsidR="00000000" w:rsidRPr="00000000">
          <w:rPr>
            <w:rtl w:val="0"/>
            <w:rPrChange w:author="Ai N." w:id="35" w:date="2026-04-30T03:26:44Z">
              <w:rPr>
                <w:b w:val="1"/>
                <w:bCs w:val="1"/>
              </w:rPr>
            </w:rPrChange>
          </w:rPr>
          <w:t xml:space="preserve">自分を立ち上がらせてくれるのは、他人でも知識量でもなく、</w:t>
        </w:r>
        <w:r w:rsidDel="00000000" w:rsidR="00000000" w:rsidRPr="00000000">
          <w:rPr>
            <w:b w:val="1"/>
            <w:bCs w:val="1"/>
            <w:rtl w:val="0"/>
            <w:rPrChange w:author="Ai N." w:id="35" w:date="2026-04-30T03:26:44Z">
              <w:rPr>
                <w:b w:val="1"/>
                <w:bCs w:val="1"/>
              </w:rPr>
            </w:rPrChange>
          </w:rPr>
          <w:t xml:space="preserve">「なぜ自分はこれをやっているのか」という目的の軸</w:t>
        </w:r>
        <w:r w:rsidDel="00000000" w:rsidR="00000000" w:rsidRPr="00000000">
          <w:rPr>
            <w:rtl w:val="0"/>
            <w:rPrChange w:author="Ai N." w:id="35" w:date="2026-04-30T03:26:44Z">
              <w:rPr>
                <w:b w:val="1"/>
                <w:bCs w:val="1"/>
              </w:rPr>
            </w:rPrChange>
          </w:rPr>
          <w:t xml:space="preserve">です。</w:t>
        </w:r>
      </w:ins>
    </w:p>
    <w:p w:rsidR="00000000" w:rsidDel="00000000" w:rsidP="00000000" w:rsidRDefault="00000000" w:rsidRPr="00000000" w14:paraId="00000039">
      <w:pPr>
        <w:rPr>
          <w:ins w:author="Ai N." w:id="34" w:date="2026-04-30T03:26:44Z"/>
          <w:rPrChange w:author="Ai N." w:id="35" w:date="2026-04-30T03:26:44Z">
            <w:rPr>
              <w:b w:val="1"/>
              <w:bCs w:val="1"/>
            </w:rPr>
          </w:rPrChange>
        </w:rPr>
      </w:pPr>
      <w:ins w:author="Ai N." w:id="34" w:date="2026-04-30T03:26:44Z">
        <w:r w:rsidDel="00000000" w:rsidR="00000000" w:rsidRPr="00000000">
          <w:rPr>
            <w:rtl w:val="0"/>
          </w:rPr>
        </w:r>
      </w:ins>
    </w:p>
    <w:p w:rsidR="00000000" w:rsidDel="00000000" w:rsidP="00000000" w:rsidRDefault="00000000" w:rsidRPr="00000000" w14:paraId="0000003A">
      <w:pPr>
        <w:rPr>
          <w:ins w:author="Ai N." w:id="34" w:date="2026-04-30T03:26:44Z"/>
          <w:rPrChange w:author="Ai N." w:id="35" w:date="2026-04-30T03:26:44Z">
            <w:rPr>
              <w:b w:val="1"/>
              <w:bCs w:val="1"/>
            </w:rPr>
          </w:rPrChange>
        </w:rPr>
      </w:pPr>
      <w:ins w:author="Ai N." w:id="34" w:date="2026-04-30T03:26:44Z">
        <w:r w:rsidDel="00000000" w:rsidR="00000000" w:rsidRPr="00000000">
          <w:rPr>
            <w:rtl w:val="0"/>
            <w:rPrChange w:author="Ai N." w:id="35" w:date="2026-04-30T03:26:44Z">
              <w:rPr>
                <w:b w:val="1"/>
                <w:bCs w:val="1"/>
              </w:rPr>
            </w:rPrChange>
          </w:rPr>
          <w:t xml:space="preserve">一方で危険なのは「研究できる自分＝価値のある自分」という考え方です。</w:t>
        </w:r>
      </w:ins>
    </w:p>
    <w:p w:rsidR="00000000" w:rsidDel="00000000" w:rsidP="00000000" w:rsidRDefault="00000000" w:rsidRPr="00000000" w14:paraId="0000003B">
      <w:pPr>
        <w:rPr>
          <w:ins w:author="Ai N." w:id="34" w:date="2026-04-30T03:26:44Z"/>
          <w:rPrChange w:author="Ai N." w:id="35" w:date="2026-04-30T03:26:44Z">
            <w:rPr>
              <w:b w:val="1"/>
              <w:bCs w:val="1"/>
            </w:rPr>
          </w:rPrChange>
        </w:rPr>
      </w:pPr>
      <w:ins w:author="Ai N." w:id="34" w:date="2026-04-30T03:26:44Z">
        <w:r w:rsidDel="00000000" w:rsidR="00000000" w:rsidRPr="00000000">
          <w:rPr>
            <w:rtl w:val="0"/>
            <w:rPrChange w:author="Ai N." w:id="35" w:date="2026-04-30T03:26:44Z">
              <w:rPr>
                <w:b w:val="1"/>
                <w:bCs w:val="1"/>
              </w:rPr>
            </w:rPrChange>
          </w:rPr>
          <w:t xml:space="preserve">研究が行き詰まるたびに自分の存在意義まで揺らぎ、夢を諦めていった人を私は何人も見てきました。</w:t>
        </w:r>
      </w:ins>
    </w:p>
    <w:p w:rsidR="00000000" w:rsidDel="00000000" w:rsidP="00000000" w:rsidRDefault="00000000" w:rsidRPr="00000000" w14:paraId="0000003C">
      <w:pPr>
        <w:rPr>
          <w:ins w:author="Ai N." w:id="34" w:date="2026-04-30T03:26:44Z"/>
          <w:rPrChange w:author="Ai N." w:id="35" w:date="2026-04-30T03:26:44Z">
            <w:rPr>
              <w:b w:val="1"/>
              <w:bCs w:val="1"/>
            </w:rPr>
          </w:rPrChange>
        </w:rPr>
      </w:pPr>
      <w:ins w:author="Ai N." w:id="34" w:date="2026-04-30T03:26:44Z">
        <w:r w:rsidDel="00000000" w:rsidR="00000000" w:rsidRPr="00000000">
          <w:rPr>
            <w:rtl w:val="0"/>
          </w:rPr>
        </w:r>
      </w:ins>
    </w:p>
    <w:p w:rsidR="00000000" w:rsidDel="00000000" w:rsidP="00000000" w:rsidRDefault="00000000" w:rsidRPr="00000000" w14:paraId="0000003D">
      <w:pPr>
        <w:rPr>
          <w:ins w:author="Ai N." w:id="34" w:date="2026-04-30T03:26:44Z"/>
          <w:rPrChange w:author="Ai N." w:id="35" w:date="2026-04-30T03:26:44Z">
            <w:rPr>
              <w:b w:val="1"/>
              <w:bCs w:val="1"/>
            </w:rPr>
          </w:rPrChange>
        </w:rPr>
      </w:pPr>
      <w:ins w:author="Ai N." w:id="34" w:date="2026-04-30T03:26:44Z">
        <w:r w:rsidDel="00000000" w:rsidR="00000000" w:rsidRPr="00000000">
          <w:rPr>
            <w:rtl w:val="0"/>
            <w:rPrChange w:author="Ai N." w:id="35" w:date="2026-04-30T03:26:44Z">
              <w:rPr>
                <w:b w:val="1"/>
                <w:bCs w:val="1"/>
              </w:rPr>
            </w:rPrChange>
          </w:rPr>
          <w:t xml:space="preserve">“研究のための自分”ではなく、”自分のやりたいことを実現するための研究”であるべきだと、私が学部初学年の頃に教えてくれた方がいました。</w:t>
        </w:r>
      </w:ins>
    </w:p>
    <w:p w:rsidR="00000000" w:rsidDel="00000000" w:rsidP="00000000" w:rsidRDefault="00000000" w:rsidRPr="00000000" w14:paraId="0000003E">
      <w:pPr>
        <w:rPr/>
      </w:pPr>
      <w:ins w:author="Ai N." w:id="34" w:date="2026-04-30T03:26:44Z">
        <w:r w:rsidDel="00000000" w:rsidR="00000000" w:rsidRPr="00000000">
          <w:rPr>
            <w:rtl w:val="0"/>
            <w:rPrChange w:author="Ai N." w:id="35" w:date="2026-04-30T03:26:44Z">
              <w:rPr>
                <w:b w:val="1"/>
                <w:bCs w:val="1"/>
              </w:rPr>
            </w:rPrChange>
          </w:rPr>
          <w:t xml:space="preserve">この考え方を早い段階で持てるかどうかが、研究者としての土台になると今も強く思っています。</w:t>
        </w:r>
      </w:ins>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del w:author="Ai N." w:id="36" w:date="2026-04-30T03:27:20Z"/>
        </w:rPr>
      </w:pPr>
      <w:del w:author="Ai N." w:id="36" w:date="2026-04-30T03:27:20Z">
        <w:commentRangeStart w:id="3"/>
        <w:r w:rsidDel="00000000" w:rsidR="00000000" w:rsidRPr="00000000">
          <w:rPr>
            <w:rtl w:val="0"/>
          </w:rPr>
          <w:delText xml:space="preserve">私が過酷な研究生活を生き抜くことができたのは、</w:delText>
        </w:r>
        <w:r w:rsidDel="00000000" w:rsidR="00000000" w:rsidRPr="00000000">
          <w:rPr>
            <w:b w:val="1"/>
            <w:bCs w:val="1"/>
            <w:rtl w:val="0"/>
          </w:rPr>
          <w:delText xml:space="preserve">自分が何のために研究をするのかという“自分の芯”を学部生の早い頃に見出したから</w:delText>
        </w:r>
        <w:r w:rsidDel="00000000" w:rsidR="00000000" w:rsidRPr="00000000">
          <w:rPr>
            <w:rtl w:val="0"/>
          </w:rPr>
          <w:delText xml:space="preserve">です。</w:delText>
        </w:r>
      </w:del>
    </w:p>
    <w:p w:rsidR="00000000" w:rsidDel="00000000" w:rsidP="00000000" w:rsidRDefault="00000000" w:rsidRPr="00000000" w14:paraId="00000041">
      <w:pPr>
        <w:rPr>
          <w:del w:author="Ai N." w:id="36" w:date="2026-04-30T03:27:20Z"/>
        </w:rPr>
      </w:pPr>
      <w:del w:author="Ai N." w:id="36" w:date="2026-04-30T03:27:20Z">
        <w:r w:rsidDel="00000000" w:rsidR="00000000" w:rsidRPr="00000000">
          <w:rPr>
            <w:rtl w:val="0"/>
          </w:rPr>
          <w:delText xml:space="preserve">研究職、というのはあくまでも自分のやりたいことを実現するための“舞台”にすぎません。</w:delText>
        </w:r>
      </w:del>
    </w:p>
    <w:p w:rsidR="00000000" w:rsidDel="00000000" w:rsidP="00000000" w:rsidRDefault="00000000" w:rsidRPr="00000000" w14:paraId="00000042">
      <w:pPr>
        <w:rPr>
          <w:del w:author="Ai N." w:id="36" w:date="2026-04-30T03:27:20Z"/>
        </w:rPr>
      </w:pPr>
      <w:del w:author="Ai N." w:id="36" w:date="2026-04-30T03:27:20Z">
        <w:r w:rsidDel="00000000" w:rsidR="00000000" w:rsidRPr="00000000">
          <w:rPr>
            <w:rtl w:val="0"/>
          </w:rPr>
          <w:delText xml:space="preserve">研究のためにあなたが存在するのではなく、あなたのやりたいことを実現するために研究という道があるのです。</w:delText>
        </w:r>
      </w:del>
    </w:p>
    <w:p w:rsidR="00000000" w:rsidDel="00000000" w:rsidP="00000000" w:rsidRDefault="00000000" w:rsidRPr="00000000" w14:paraId="00000043">
      <w:pPr>
        <w:rPr>
          <w:del w:author="Ai N." w:id="36" w:date="2026-04-30T03:27:20Z"/>
        </w:rPr>
      </w:pPr>
      <w:del w:author="Ai N." w:id="36" w:date="2026-04-30T03:27:20Z">
        <w:r w:rsidDel="00000000" w:rsidR="00000000" w:rsidRPr="00000000">
          <w:rPr>
            <w:rtl w:val="0"/>
          </w:rPr>
        </w:r>
      </w:del>
    </w:p>
    <w:p w:rsidR="00000000" w:rsidDel="00000000" w:rsidP="00000000" w:rsidRDefault="00000000" w:rsidRPr="00000000" w14:paraId="00000044">
      <w:pPr>
        <w:rPr>
          <w:del w:author="Ai N." w:id="36" w:date="2026-04-30T03:27:20Z"/>
        </w:rPr>
      </w:pPr>
      <w:del w:author="Ai N." w:id="36" w:date="2026-04-30T03:27:20Z">
        <w:r w:rsidDel="00000000" w:rsidR="00000000" w:rsidRPr="00000000">
          <w:rPr>
            <w:rtl w:val="0"/>
          </w:rPr>
          <w:delText xml:space="preserve">自分が研究を行なう目的が明確であってこそ、いざ大変な時に</w:delText>
        </w:r>
        <w:r w:rsidDel="00000000" w:rsidR="00000000" w:rsidRPr="00000000">
          <w:rPr>
            <w:b w:val="1"/>
            <w:bCs w:val="1"/>
            <w:rtl w:val="0"/>
          </w:rPr>
          <w:delText xml:space="preserve">その目的が自分自身を生かし、それを希望にして生きていくことができます</w:delText>
        </w:r>
        <w:r w:rsidDel="00000000" w:rsidR="00000000" w:rsidRPr="00000000">
          <w:rPr>
            <w:rtl w:val="0"/>
          </w:rPr>
          <w:delText xml:space="preserve">。</w:delText>
        </w:r>
      </w:del>
    </w:p>
    <w:p w:rsidR="00000000" w:rsidDel="00000000" w:rsidP="00000000" w:rsidRDefault="00000000" w:rsidRPr="00000000" w14:paraId="00000045">
      <w:pPr>
        <w:rPr>
          <w:del w:author="Ai N." w:id="36" w:date="2026-04-30T03:27:20Z"/>
        </w:rPr>
      </w:pPr>
      <w:del w:author="Ai N." w:id="36" w:date="2026-04-30T03:27:20Z">
        <w:r w:rsidDel="00000000" w:rsidR="00000000" w:rsidRPr="00000000">
          <w:rPr>
            <w:rtl w:val="0"/>
          </w:rPr>
          <w:delText xml:space="preserve">逆に、研究に自分の価値を置くといざ研究で大変な思いをした時、そこに自分の価値を据えているが故に辛くなってしまいます。</w:delText>
        </w:r>
      </w:del>
    </w:p>
    <w:p w:rsidR="00000000" w:rsidDel="00000000" w:rsidP="00000000" w:rsidRDefault="00000000" w:rsidRPr="00000000" w14:paraId="00000046">
      <w:pPr>
        <w:rPr>
          <w:del w:author="Ai N." w:id="36" w:date="2026-04-30T03:27:20Z"/>
        </w:rPr>
      </w:pPr>
      <w:del w:author="Ai N." w:id="36" w:date="2026-04-30T03:27:20Z">
        <w:r w:rsidDel="00000000" w:rsidR="00000000" w:rsidRPr="00000000">
          <w:rPr>
            <w:rtl w:val="0"/>
          </w:rPr>
          <w:delText xml:space="preserve">実際に私は目的を見失った時に「なんでこんな辛い思いをしてまで研究してるんだ」という気持ちを幾度となく経験しました。</w:delText>
        </w:r>
      </w:del>
    </w:p>
    <w:p w:rsidR="00000000" w:rsidDel="00000000" w:rsidP="00000000" w:rsidRDefault="00000000" w:rsidRPr="00000000" w14:paraId="00000047">
      <w:pPr>
        <w:rPr>
          <w:del w:author="Ai N." w:id="36" w:date="2026-04-30T03:27:20Z"/>
        </w:rPr>
      </w:pPr>
      <w:del w:author="Ai N." w:id="36" w:date="2026-04-30T03:27:20Z">
        <w:r w:rsidDel="00000000" w:rsidR="00000000" w:rsidRPr="00000000">
          <w:rPr>
            <w:rtl w:val="0"/>
          </w:rPr>
        </w:r>
      </w:del>
    </w:p>
    <w:p w:rsidR="00000000" w:rsidDel="00000000" w:rsidP="00000000" w:rsidRDefault="00000000" w:rsidRPr="00000000" w14:paraId="00000048">
      <w:pPr>
        <w:rPr>
          <w:del w:author="Ai N." w:id="36" w:date="2026-04-30T03:27:20Z"/>
        </w:rPr>
      </w:pPr>
      <w:del w:author="Ai N." w:id="36" w:date="2026-04-30T03:27:20Z">
        <w:r w:rsidDel="00000000" w:rsidR="00000000" w:rsidRPr="00000000">
          <w:rPr>
            <w:rtl w:val="0"/>
          </w:rPr>
          <w:delText xml:space="preserve">何のために科学を学び、研究をするのか。</w:delText>
        </w:r>
      </w:del>
    </w:p>
    <w:p w:rsidR="00000000" w:rsidDel="00000000" w:rsidP="00000000" w:rsidRDefault="00000000" w:rsidRPr="00000000" w14:paraId="00000049">
      <w:pPr>
        <w:rPr>
          <w:del w:author="Ai N." w:id="36" w:date="2026-04-30T03:27:20Z"/>
        </w:rPr>
      </w:pPr>
      <w:del w:author="Ai N." w:id="36" w:date="2026-04-30T03:27:20Z">
        <w:r w:rsidDel="00000000" w:rsidR="00000000" w:rsidRPr="00000000">
          <w:rPr>
            <w:rtl w:val="0"/>
          </w:rPr>
          <w:delText xml:space="preserve">私はこのことを学部初学年の頃に教えてもらい、今に至るまでこの考え方を大切にしています。</w:delText>
        </w:r>
        <w:r w:rsidDel="00000000" w:rsidR="00000000" w:rsidRPr="00000000">
          <w:rPr>
            <w:rtl w:val="0"/>
          </w:rPr>
        </w:r>
      </w:del>
    </w:p>
    <w:p w:rsidR="00000000" w:rsidDel="00000000" w:rsidP="00000000" w:rsidRDefault="00000000" w:rsidRPr="00000000" w14:paraId="0000004A">
      <w:pPr>
        <w:pStyle w:val="Heading2"/>
        <w:rPr>
          <w:b w:val="1"/>
          <w:bCs w:val="1"/>
        </w:rPr>
      </w:pPr>
      <w:bookmarkStart w:colFirst="0" w:colLast="0" w:name="_o08jykek6mha" w:id="5"/>
      <w:bookmarkEnd w:id="5"/>
      <w:commentRangeEnd w:id="3"/>
      <w:r w:rsidDel="00000000" w:rsidR="00000000" w:rsidRPr="00000000">
        <w:commentReference w:id="3"/>
      </w:r>
      <w:r w:rsidDel="00000000" w:rsidR="00000000" w:rsidRPr="00000000">
        <w:rPr>
          <w:rFonts w:ascii="Arial Unicode MS" w:cs="Arial Unicode MS" w:eastAsia="Arial Unicode MS" w:hAnsi="Arial Unicode MS"/>
          <w:b w:val="1"/>
          <w:bCs w:val="1"/>
          <w:rtl w:val="0"/>
        </w:rPr>
        <w:t xml:space="preserve">これから</w:t>
      </w:r>
      <w:del w:author="Ai N." w:id="37" w:date="2026-04-30T03:30:25Z">
        <w:r w:rsidDel="00000000" w:rsidR="00000000" w:rsidRPr="00000000">
          <w:rPr>
            <w:b w:val="1"/>
            <w:bCs w:val="1"/>
            <w:rtl w:val="0"/>
          </w:rPr>
          <w:delText xml:space="preserve">科学・</w:delText>
        </w:r>
      </w:del>
      <w:r w:rsidDel="00000000" w:rsidR="00000000" w:rsidRPr="00000000">
        <w:rPr>
          <w:rFonts w:ascii="Arial Unicode MS" w:cs="Arial Unicode MS" w:eastAsia="Arial Unicode MS" w:hAnsi="Arial Unicode MS"/>
          <w:b w:val="1"/>
          <w:bCs w:val="1"/>
          <w:rtl w:val="0"/>
        </w:rPr>
        <w:t xml:space="preserve">研究</w:t>
      </w:r>
      <w:ins w:author="Ai N." w:id="38" w:date="2026-04-30T03:31:21Z">
        <w:r w:rsidDel="00000000" w:rsidR="00000000" w:rsidRPr="00000000">
          <w:rPr>
            <w:b w:val="1"/>
            <w:bCs w:val="1"/>
            <w:rtl w:val="0"/>
            <w:rPrChange w:author="Ai N." w:id="39" w:date="2026-04-30T03:31:21Z">
              <w:rPr>
                <w:b w:val="1"/>
                <w:bCs w:val="1"/>
              </w:rPr>
            </w:rPrChange>
          </w:rPr>
          <w:t xml:space="preserve">者</w:t>
        </w:r>
      </w:ins>
      <w:r w:rsidDel="00000000" w:rsidR="00000000" w:rsidRPr="00000000">
        <w:rPr>
          <w:rFonts w:ascii="Arial Unicode MS" w:cs="Arial Unicode MS" w:eastAsia="Arial Unicode MS" w:hAnsi="Arial Unicode MS"/>
          <w:b w:val="1"/>
          <w:bCs w:val="1"/>
          <w:rtl w:val="0"/>
        </w:rPr>
        <w:t xml:space="preserve">を志す人たちへ</w:t>
      </w:r>
    </w:p>
    <w:p w:rsidR="00000000" w:rsidDel="00000000" w:rsidP="00000000" w:rsidRDefault="00000000" w:rsidRPr="00000000" w14:paraId="0000004B">
      <w:pPr>
        <w:rPr/>
      </w:pPr>
      <w:del w:author="Ai N." w:id="40" w:date="2026-04-30T01:38:33Z">
        <w:r w:rsidDel="00000000" w:rsidR="00000000" w:rsidRPr="00000000">
          <w:rPr>
            <w:rtl w:val="0"/>
          </w:rPr>
          <w:delText xml:space="preserve">学部の時点で研究の道を志す人たちは、自分の専門である科学・学問は</w:delText>
        </w:r>
        <w:r w:rsidDel="00000000" w:rsidR="00000000" w:rsidRPr="00000000">
          <w:rPr>
            <w:rtl w:val="0"/>
          </w:rPr>
          <w:delText xml:space="preserve">みんな</w:delText>
        </w:r>
        <w:r w:rsidDel="00000000" w:rsidR="00000000" w:rsidRPr="00000000">
          <w:rPr>
            <w:rtl w:val="0"/>
          </w:rPr>
          <w:delText xml:space="preserve">基本として学んでい</w:delText>
        </w:r>
      </w:del>
      <w:del w:author="Ai N." w:id="41" w:date="2026-04-30T01:38:50Z">
        <w:r w:rsidDel="00000000" w:rsidR="00000000" w:rsidRPr="00000000">
          <w:rPr>
            <w:rtl w:val="0"/>
          </w:rPr>
          <w:delText xml:space="preserve">きます。</w:delText>
        </w:r>
      </w:del>
      <w:r w:rsidDel="00000000" w:rsidR="00000000" w:rsidRPr="00000000">
        <w:rPr>
          <w:rtl w:val="0"/>
        </w:rPr>
      </w:r>
    </w:p>
    <w:p w:rsidR="00000000" w:rsidDel="00000000" w:rsidP="00000000" w:rsidRDefault="00000000" w:rsidRPr="00000000" w14:paraId="0000004C">
      <w:pPr>
        <w:rPr/>
      </w:pPr>
      <w:del w:author="Ai N." w:id="42" w:date="2026-04-30T01:40:35Z">
        <w:r w:rsidDel="00000000" w:rsidR="00000000" w:rsidRPr="00000000">
          <w:rPr>
            <w:rtl w:val="0"/>
          </w:rPr>
          <w:delText xml:space="preserve">しかし、</w:delText>
        </w:r>
      </w:del>
      <w:r w:rsidDel="00000000" w:rsidR="00000000" w:rsidRPr="00000000">
        <w:rPr>
          <w:rFonts w:ascii="Arial Unicode MS" w:cs="Arial Unicode MS" w:eastAsia="Arial Unicode MS" w:hAnsi="Arial Unicode MS"/>
          <w:rtl w:val="0"/>
        </w:rPr>
        <w:t xml:space="preserve">学部の時だからこそ科学や学問の勉強だけをするのではなく、“自分の哲学”を作るところに投資をしてみてください。</w:t>
      </w:r>
    </w:p>
    <w:p w:rsidR="00000000" w:rsidDel="00000000" w:rsidP="00000000" w:rsidRDefault="00000000" w:rsidRPr="00000000" w14:paraId="0000004D">
      <w:pPr>
        <w:rPr>
          <w:b w:val="1"/>
          <w:bCs w:val="1"/>
        </w:rPr>
      </w:pPr>
      <w:r w:rsidDel="00000000" w:rsidR="00000000" w:rsidRPr="00000000">
        <w:rPr>
          <w:rFonts w:ascii="Arial Unicode MS" w:cs="Arial Unicode MS" w:eastAsia="Arial Unicode MS" w:hAnsi="Arial Unicode MS"/>
          <w:b w:val="1"/>
          <w:bCs w:val="1"/>
          <w:rtl w:val="0"/>
        </w:rPr>
        <w:t xml:space="preserve">なぜ、あなたは科学を学び、研究をするのか？</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この問いに対する答えが自分の中にあると、研究者そして一人の人間として逆境を乗り越えながら自分の夢を実現していくことができると私は思います。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0" w:date="2026-04-30T03:55:52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みんな分かる？</w:t>
      </w:r>
    </w:p>
  </w:comment>
  <w:comment w:author="Ai N." w:id="1" w:date="2026-04-30T03:51:45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長いのと、B1の学生には遠い未来の話になるためトル</w:t>
      </w:r>
    </w:p>
  </w:comment>
  <w:comment w:author="Ai N." w:id="2" w:date="2026-04-30T03:29:21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“軸”と表現していますが、哲学、芯などに置き換えてもOKです。好きなものに変換してください。</w:t>
      </w:r>
    </w:p>
  </w:comment>
  <w:comment w:author="Ai N." w:id="3" w:date="2026-04-30T03:28:02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ごめん、一旦全部書き直しで校正入れさせていただきました🙇‍♀️</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