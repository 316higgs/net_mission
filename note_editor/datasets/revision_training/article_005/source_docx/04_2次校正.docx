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b7b7b7"/>
        </w:rPr>
      </w:pPr>
      <w:bookmarkStart w:colFirst="0" w:colLast="0" w:name="_cwsi48diq2n" w:id="0"/>
      <w:bookmarkEnd w:id="0"/>
      <w:commentRangeStart w:id="0"/>
      <w:r w:rsidDel="00000000" w:rsidR="00000000" w:rsidRPr="00000000">
        <w:rPr>
          <w:rFonts w:ascii="Arial Unicode MS" w:cs="Arial Unicode MS" w:eastAsia="Arial Unicode MS" w:hAnsi="Arial Unicode MS"/>
          <w:b w:val="1"/>
          <w:bCs w:val="1"/>
          <w:rtl w:val="0"/>
        </w:rPr>
        <w:t xml:space="preserve">学部1年で知っておきたい“</w:t>
      </w:r>
      <w:ins w:author="Ai N." w:id="0" w:date="2026-05-01T00:53:11Z">
        <w:r w:rsidDel="00000000" w:rsidR="00000000" w:rsidRPr="00000000">
          <w:rPr>
            <w:b w:val="1"/>
            <w:bCs w:val="1"/>
            <w:rtl w:val="0"/>
            <w:rPrChange w:author="Ai N." w:id="1" w:date="2026-05-01T00:53:11Z">
              <w:rPr>
                <w:b w:val="1"/>
                <w:bCs w:val="1"/>
              </w:rPr>
            </w:rPrChange>
          </w:rPr>
          <w:t xml:space="preserve">夢を叶え</w:t>
        </w:r>
      </w:ins>
      <w:del w:author="Ai N." w:id="0" w:date="2026-05-01T00:53:11Z">
        <w:r w:rsidDel="00000000" w:rsidR="00000000" w:rsidRPr="00000000">
          <w:rPr>
            <w:b w:val="1"/>
            <w:bCs w:val="1"/>
            <w:rtl w:val="0"/>
          </w:rPr>
          <w:delText xml:space="preserve">研究で潰れ</w:delText>
        </w:r>
      </w:del>
      <w:r w:rsidDel="00000000" w:rsidR="00000000" w:rsidRPr="00000000">
        <w:rPr>
          <w:rFonts w:ascii="Arial Unicode MS" w:cs="Arial Unicode MS" w:eastAsia="Arial Unicode MS" w:hAnsi="Arial Unicode MS"/>
          <w:b w:val="1"/>
          <w:bCs w:val="1"/>
          <w:rtl w:val="0"/>
        </w:rPr>
        <w:t xml:space="preserve">る人”とそうでない人との差 | 折れな</w:t>
      </w:r>
      <w:ins w:author="Ai N." w:id="2" w:date="2026-05-01T00:54:26Z">
        <w:r w:rsidDel="00000000" w:rsidR="00000000" w:rsidRPr="00000000">
          <w:rPr>
            <w:b w:val="1"/>
            <w:bCs w:val="1"/>
            <w:rtl w:val="0"/>
            <w:rPrChange w:author="Ai N." w:id="3" w:date="2026-05-01T00:54:26Z">
              <w:rPr>
                <w:b w:val="1"/>
                <w:bCs w:val="1"/>
              </w:rPr>
            </w:rPrChange>
          </w:rPr>
          <w:t xml:space="preserve">かった</w:t>
        </w:r>
      </w:ins>
      <w:del w:author="Ai N." w:id="2" w:date="2026-05-01T00:54:26Z">
        <w:r w:rsidDel="00000000" w:rsidR="00000000" w:rsidRPr="00000000">
          <w:rPr>
            <w:b w:val="1"/>
            <w:bCs w:val="1"/>
            <w:rtl w:val="0"/>
          </w:rPr>
          <w:delText xml:space="preserve">い</w:delText>
        </w:r>
      </w:del>
      <w:r w:rsidDel="00000000" w:rsidR="00000000" w:rsidRPr="00000000">
        <w:rPr>
          <w:rFonts w:ascii="Arial Unicode MS" w:cs="Arial Unicode MS" w:eastAsia="Arial Unicode MS" w:hAnsi="Arial Unicode MS"/>
          <w:b w:val="1"/>
          <w:bCs w:val="1"/>
          <w:rtl w:val="0"/>
        </w:rPr>
        <w:t xml:space="preserve">研究者が持つ自分</w:t>
      </w:r>
      <w:del w:author="Ai N." w:id="4" w:date="2026-05-01T00:54:44Z">
        <w:r w:rsidDel="00000000" w:rsidR="00000000" w:rsidRPr="00000000">
          <w:rPr>
            <w:b w:val="1"/>
            <w:bCs w:val="1"/>
            <w:rtl w:val="0"/>
          </w:rPr>
          <w:delText xml:space="preserve">の</w:delText>
        </w:r>
      </w:del>
      <w:r w:rsidDel="00000000" w:rsidR="00000000" w:rsidRPr="00000000">
        <w:rPr>
          <w:rFonts w:ascii="Arial Unicode MS" w:cs="Arial Unicode MS" w:eastAsia="Arial Unicode MS" w:hAnsi="Arial Unicode MS"/>
          <w:b w:val="1"/>
          <w:bCs w:val="1"/>
          <w:rtl w:val="0"/>
        </w:rPr>
        <w:t xml:space="preserve">軸</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ins w:author="Ai N." w:id="5" w:date="2026-05-01T00:19:09Z"/>
          <w:rPrChange w:author="Ai N." w:id="6" w:date="2026-05-01T00:19:09Z">
            <w:rPr/>
          </w:rPrChange>
        </w:rPr>
      </w:pPr>
      <w:r w:rsidDel="00000000" w:rsidR="00000000" w:rsidRPr="00000000">
        <w:rPr>
          <w:rFonts w:ascii="Arial Unicode MS" w:cs="Arial Unicode MS" w:eastAsia="Arial Unicode MS" w:hAnsi="Arial Unicode MS"/>
          <w:rtl w:val="0"/>
        </w:rPr>
        <w:t xml:space="preserve">こんにちは。</w:t>
        <w:br w:type="textWrapping"/>
        <w:t xml:space="preserve">かわせみの物理ノートへようこそ。</w:t>
        <w:br w:type="textWrapping"/>
      </w:r>
      <w:ins w:author="Ai N." w:id="5" w:date="2026-05-01T00:19:09Z">
        <w:r w:rsidDel="00000000" w:rsidR="00000000" w:rsidRPr="00000000">
          <w:rPr>
            <w:rtl w:val="0"/>
            <w:rPrChange w:author="Ai N." w:id="6" w:date="2026-05-01T00:19:09Z">
              <w:rPr/>
            </w:rPrChange>
          </w:rPr>
          <w:t xml:space="preserve">今回は年度始めのタイミングにちなんで、私自身の大学生活を振り返りたいと思います。</w:t>
        </w:r>
      </w:ins>
    </w:p>
    <w:p w:rsidR="00000000" w:rsidDel="00000000" w:rsidP="00000000" w:rsidRDefault="00000000" w:rsidRPr="00000000" w14:paraId="00000004">
      <w:pPr>
        <w:rPr>
          <w:ins w:author="Ai N." w:id="7" w:date="2026-05-01T00:20:09Z"/>
          <w:rPrChange w:author="Ai N." w:id="8" w:date="2026-05-01T00:20:09Z">
            <w:rPr/>
          </w:rPrChange>
        </w:rPr>
      </w:pPr>
      <w:r w:rsidDel="00000000" w:rsidR="00000000" w:rsidRPr="00000000">
        <w:rPr>
          <w:rtl w:val="0"/>
        </w:rPr>
        <w:br w:type="textWrapping"/>
      </w:r>
      <w:commentRangeStart w:id="1"/>
      <w:r w:rsidDel="00000000" w:rsidR="00000000" w:rsidRPr="00000000">
        <w:rPr>
          <w:rFonts w:ascii="Arial Unicode MS" w:cs="Arial Unicode MS" w:eastAsia="Arial Unicode MS" w:hAnsi="Arial Unicode MS"/>
          <w:rtl w:val="0"/>
        </w:rPr>
        <w:t xml:space="preserve">私は東北大学 大学院で素粒子物理の研究に携わり、理学博士を取得しました。</w:t>
        <w:br w:type="textWrapping"/>
      </w:r>
      <w:ins w:author="Ai N." w:id="7" w:date="2026-05-01T00:20:09Z">
        <w:r w:rsidDel="00000000" w:rsidR="00000000" w:rsidRPr="00000000">
          <w:rPr>
            <w:rtl w:val="0"/>
            <w:rPrChange w:author="Ai N." w:id="8" w:date="2026-05-01T00:20:09Z">
              <w:rPr/>
            </w:rPrChange>
          </w:rPr>
          <w:t xml:space="preserve">博士号を取得するまでの学部4年間・大学院5年間で私は研究をやめようと思</w:t>
        </w:r>
        <w:r w:rsidDel="00000000" w:rsidR="00000000" w:rsidRPr="00000000">
          <w:rPr>
            <w:rtl w:val="0"/>
            <w:rPrChange w:author="Ai N." w:id="8" w:date="2026-05-01T00:20:09Z">
              <w:rPr/>
            </w:rPrChange>
          </w:rPr>
          <w:t xml:space="preserve">い</w:t>
        </w:r>
        <w:r w:rsidDel="00000000" w:rsidR="00000000" w:rsidRPr="00000000">
          <w:rPr>
            <w:rtl w:val="0"/>
            <w:rPrChange w:author="Ai N." w:id="8" w:date="2026-05-01T00:20:09Z">
              <w:rPr/>
            </w:rPrChange>
          </w:rPr>
          <w:t xml:space="preserve">ました。</w:t>
          <w:br w:type="textWrapping"/>
          <w:br w:type="textWrapping"/>
          <w:t xml:space="preserve">結果が出ない日々、先の見えないプレッシャー、苦しいことが</w:t>
        </w:r>
        <w:r w:rsidDel="00000000" w:rsidR="00000000" w:rsidRPr="00000000">
          <w:rPr>
            <w:rtl w:val="0"/>
            <w:rPrChange w:author="Ai N." w:id="8" w:date="2026-05-01T00:20:09Z">
              <w:rPr/>
            </w:rPrChange>
          </w:rPr>
          <w:t xml:space="preserve">絶えませんでした。</w:t>
        </w:r>
        <w:r w:rsidDel="00000000" w:rsidR="00000000" w:rsidRPr="00000000">
          <w:rPr>
            <w:rtl w:val="0"/>
            <w:rPrChange w:author="Ai N." w:id="8" w:date="2026-05-01T00:20:09Z">
              <w:rPr/>
            </w:rPrChange>
          </w:rPr>
          <w:br w:type="textWrapping"/>
          <w:t xml:space="preserve">それでも私が諦めることなく最後まで走り切れたのは、</w:t>
        </w:r>
        <w:r w:rsidDel="00000000" w:rsidR="00000000" w:rsidRPr="00000000">
          <w:rPr>
            <w:rtl w:val="0"/>
            <w:rPrChange w:author="Ai N." w:id="8" w:date="2026-05-01T00:20:09Z">
              <w:rPr/>
            </w:rPrChange>
          </w:rPr>
          <w:t xml:space="preserve">知識でも根性論でもなく、</w:t>
        </w:r>
        <w:r w:rsidDel="00000000" w:rsidR="00000000" w:rsidRPr="00000000">
          <w:rPr>
            <w:rtl w:val="0"/>
            <w:rPrChange w:author="Ai N." w:id="8" w:date="2026-05-01T00:20:09Z">
              <w:rPr/>
            </w:rPrChange>
          </w:rPr>
          <w:t xml:space="preserve">一つの問いへの答えを持っていたからでした。</w:t>
        </w:r>
      </w:ins>
    </w:p>
    <w:p w:rsidR="00000000" w:rsidDel="00000000" w:rsidP="00000000" w:rsidRDefault="00000000" w:rsidRPr="00000000" w14:paraId="00000005">
      <w:pPr>
        <w:spacing w:after="240" w:before="240" w:lineRule="auto"/>
        <w:rPr>
          <w:ins w:author="Ai N." w:id="7" w:date="2026-05-01T00:20:09Z"/>
          <w:rPrChange w:author="Ai N." w:id="8" w:date="2026-05-01T00:20:09Z">
            <w:rPr/>
          </w:rPrChange>
        </w:rPr>
      </w:pPr>
      <w:ins w:author="Ai N." w:id="7" w:date="2026-05-01T00:20:09Z">
        <w:r w:rsidDel="00000000" w:rsidR="00000000" w:rsidRPr="00000000">
          <w:rPr>
            <w:b w:val="1"/>
            <w:bCs w:val="1"/>
            <w:rtl w:val="0"/>
            <w:rPrChange w:author="Ai N." w:id="8" w:date="2026-05-01T00:20:09Z">
              <w:rPr/>
            </w:rPrChange>
          </w:rPr>
          <w:t xml:space="preserve">「何のために科学に取り組むのか？」</w:t>
          <w:br w:type="textWrapping"/>
        </w:r>
        <w:r w:rsidDel="00000000" w:rsidR="00000000" w:rsidRPr="00000000">
          <w:rPr>
            <w:rtl w:val="0"/>
            <w:rPrChange w:author="Ai N." w:id="8" w:date="2026-05-01T00:20:09Z">
              <w:rPr/>
            </w:rPrChange>
          </w:rPr>
          <w:br w:type="textWrapping"/>
        </w:r>
        <w:r w:rsidDel="00000000" w:rsidR="00000000" w:rsidRPr="00000000">
          <w:rPr>
            <w:rtl w:val="0"/>
            <w:rPrChange w:author="Ai N." w:id="8" w:date="2026-05-01T00:20:09Z">
              <w:rPr/>
            </w:rPrChange>
          </w:rPr>
          <w:t xml:space="preserve">みなさんは何のために科学に取り組もうとしていますか？</w:t>
          <w:br w:type="textWrapping"/>
          <w:t xml:space="preserve">今回はその問いと向き合ってきた経験から、学部の早い段階で知っておいてほしいことを話したいと思います。</w:t>
        </w:r>
        <w:commentRangeEnd w:id="1"/>
        <w:r w:rsidDel="00000000" w:rsidR="00000000" w:rsidRPr="00000000">
          <w:commentReference w:id="1"/>
        </w:r>
        <w:r w:rsidDel="00000000" w:rsidR="00000000" w:rsidRPr="00000000">
          <w:rPr>
            <w:rtl w:val="0"/>
          </w:rPr>
        </w:r>
      </w:ins>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del w:author="Ai N." w:id="9" w:date="2026-05-01T00:19:13Z">
        <w:r w:rsidDel="00000000" w:rsidR="00000000" w:rsidRPr="00000000">
          <w:rPr>
            <w:rtl w:val="0"/>
          </w:rPr>
          <w:delText xml:space="preserve">今回は年度始めのタイミングにちなんで、私自身の大学生活を振り返りたいと思います。</w:delText>
        </w:r>
      </w:del>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del w:author="Ai N." w:id="10" w:date="2026-05-01T00:32:38Z"/>
        </w:rPr>
      </w:pPr>
      <w:del w:author="Ai N." w:id="10" w:date="2026-05-01T00:32:38Z">
        <w:r w:rsidDel="00000000" w:rsidR="00000000" w:rsidRPr="00000000">
          <w:rPr>
            <w:rtl w:val="0"/>
          </w:rPr>
          <w:delText xml:space="preserve">私の研究生活で最も大切にしていたことは、学問の内容だけに捉われず「なんのために自分は科学に取り組むのか」「それを通して自分は何を成し遂げたいのか」という信念を持ち続けることでした。</w:delText>
        </w:r>
      </w:del>
    </w:p>
    <w:p w:rsidR="00000000" w:rsidDel="00000000" w:rsidP="00000000" w:rsidRDefault="00000000" w:rsidRPr="00000000" w14:paraId="0000000A">
      <w:pPr>
        <w:rPr>
          <w:del w:author="Ai N." w:id="10" w:date="2026-05-01T00:32:38Z"/>
        </w:rPr>
      </w:pPr>
      <w:del w:author="Ai N." w:id="10" w:date="2026-05-01T00:32:38Z">
        <w:r w:rsidDel="00000000" w:rsidR="00000000" w:rsidRPr="00000000">
          <w:rPr>
            <w:rtl w:val="0"/>
          </w:rPr>
        </w:r>
      </w:del>
    </w:p>
    <w:p w:rsidR="00000000" w:rsidDel="00000000" w:rsidP="00000000" w:rsidRDefault="00000000" w:rsidRPr="00000000" w14:paraId="0000000B">
      <w:pPr>
        <w:rPr>
          <w:del w:author="Ai N." w:id="10" w:date="2026-05-01T00:32:38Z"/>
        </w:rPr>
      </w:pPr>
      <w:del w:author="Ai N." w:id="10" w:date="2026-05-01T00:32:38Z">
        <w:r w:rsidDel="00000000" w:rsidR="00000000" w:rsidRPr="00000000">
          <w:rPr>
            <w:rtl w:val="0"/>
          </w:rPr>
          <w:delText xml:space="preserve">正直苦悩と苦労は多かったですが、それでも諦めることなく最後まで研究の道を完走できたのは、自分自身の“信念・哲学”を大学1年次から持つことができたからだと確信しています。</w:delText>
        </w:r>
      </w:del>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dt>
      <w:sdtPr>
        <w:id w:val="-980827943"/>
        <w:docPartObj>
          <w:docPartGallery w:val="Table of Contents"/>
          <w:docPartUnique w:val="1"/>
        </w:docPartObj>
      </w:sdtPr>
      <w:sdtContent>
        <w:p w:rsidR="00000000" w:rsidDel="00000000" w:rsidP="00000000" w:rsidRDefault="00000000" w:rsidRPr="00000000" w14:paraId="0000000E">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cwsi48diq2n">
            <w:r w:rsidDel="00000000" w:rsidR="00000000" w:rsidRPr="00000000">
              <w:rPr>
                <w:b w:val="0"/>
                <w:bCs w:val="0"/>
                <w:color w:val="1155cc"/>
                <w:u w:val="single"/>
                <w:rtl w:val="0"/>
              </w:rPr>
              <w:t xml:space="preserve">学部1年で知っておきたい“研究で潰れる人”との差 | 折れない研究者が持つ自分の軸</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color w:val="1155cc"/>
              <w:u w:val="single"/>
            </w:rPr>
          </w:pPr>
          <w:hyperlink w:anchor="_pf23ja22cip3">
            <w:r w:rsidDel="00000000" w:rsidR="00000000" w:rsidRPr="00000000">
              <w:rPr>
                <w:color w:val="1155cc"/>
                <w:u w:val="single"/>
                <w:rtl w:val="0"/>
              </w:rPr>
              <w:t xml:space="preserve">研究生活のリアル</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color w:val="1155cc"/>
              <w:u w:val="single"/>
            </w:rPr>
          </w:pPr>
          <w:hyperlink w:anchor="_ftsdezw0mwj2">
            <w:r w:rsidDel="00000000" w:rsidR="00000000" w:rsidRPr="00000000">
              <w:rPr>
                <w:color w:val="1155cc"/>
                <w:u w:val="single"/>
                <w:rtl w:val="0"/>
              </w:rPr>
              <w:t xml:space="preserve">研究で潰れる人と生き残る人の差</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color w:val="1155cc"/>
              <w:u w:val="single"/>
            </w:rPr>
          </w:pPr>
          <w:hyperlink w:anchor="_o08jykek6mha">
            <w:r w:rsidDel="00000000" w:rsidR="00000000" w:rsidRPr="00000000">
              <w:rPr>
                <w:color w:val="1155cc"/>
                <w:u w:val="single"/>
                <w:rtl w:val="0"/>
              </w:rPr>
              <w:t xml:space="preserve">これから研究者を志す人たちへ</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rm63kwqryvnv" w:id="1"/>
      <w:bookmarkEnd w:id="1"/>
      <w:r w:rsidDel="00000000" w:rsidR="00000000" w:rsidRPr="00000000">
        <w:rPr>
          <w:rFonts w:ascii="Arial Unicode MS" w:cs="Arial Unicode MS" w:eastAsia="Arial Unicode MS" w:hAnsi="Arial Unicode MS"/>
          <w:b w:val="1"/>
          <w:bCs w:val="1"/>
          <w:rtl w:val="0"/>
        </w:rPr>
        <w:t xml:space="preserve">私が物理学の門を叩いたきっかけ</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私が物理学と出会ったのは高校一年生の冬でした。</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当時それなりに英語</w:t>
      </w:r>
      <w:ins w:author="Ai N." w:id="11" w:date="2026-04-30T23:09:39Z">
        <w:r w:rsidDel="00000000" w:rsidR="00000000" w:rsidRPr="00000000">
          <w:rPr>
            <w:rtl w:val="0"/>
            <w:rPrChange w:author="Ai N." w:id="12" w:date="2026-04-30T23:09:39Z">
              <w:rPr/>
            </w:rPrChange>
          </w:rPr>
          <w:t xml:space="preserve">が</w:t>
        </w:r>
      </w:ins>
      <w:del w:author="Ai N." w:id="11" w:date="2026-04-30T23:09:39Z">
        <w:r w:rsidDel="00000000" w:rsidR="00000000" w:rsidRPr="00000000">
          <w:rPr>
            <w:rtl w:val="0"/>
          </w:rPr>
          <w:delText xml:space="preserve">は</w:delText>
        </w:r>
      </w:del>
      <w:r w:rsidDel="00000000" w:rsidR="00000000" w:rsidRPr="00000000">
        <w:rPr>
          <w:rFonts w:ascii="Arial Unicode MS" w:cs="Arial Unicode MS" w:eastAsia="Arial Unicode MS" w:hAnsi="Arial Unicode MS"/>
          <w:rtl w:val="0"/>
        </w:rPr>
        <w:t xml:space="preserve">得意だった私は漠然と文系に進もうと思いつつも</w:t>
      </w:r>
      <w:ins w:author="Ai N." w:id="13" w:date="2026-04-30T23:09:46Z">
        <w:r w:rsidDel="00000000" w:rsidR="00000000" w:rsidRPr="00000000">
          <w:rPr>
            <w:rtl w:val="0"/>
            <w:rPrChange w:author="Ai N." w:id="14" w:date="2026-04-30T23:09:46Z">
              <w:rPr/>
            </w:rPrChange>
          </w:rPr>
          <w:t xml:space="preserve">、</w:t>
        </w:r>
      </w:ins>
      <w:r w:rsidDel="00000000" w:rsidR="00000000" w:rsidRPr="00000000">
        <w:rPr>
          <w:rFonts w:ascii="Arial Unicode MS" w:cs="Arial Unicode MS" w:eastAsia="Arial Unicode MS" w:hAnsi="Arial Unicode MS"/>
          <w:rtl w:val="0"/>
        </w:rPr>
        <w:t xml:space="preserve">将来の夢は特に決まっていませんでした。</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その頃、ドラマ</w:t>
      </w:r>
      <w:commentRangeStart w:id="2"/>
      <w:r w:rsidDel="00000000" w:rsidR="00000000" w:rsidRPr="00000000">
        <w:rPr>
          <w:rFonts w:ascii="Arial Unicode MS" w:cs="Arial Unicode MS" w:eastAsia="Arial Unicode MS" w:hAnsi="Arial Unicode MS"/>
          <w:rtl w:val="0"/>
        </w:rPr>
        <w:t xml:space="preserve">「</w:t>
      </w:r>
      <w:ins w:author="Ai N." w:id="15" w:date="2026-04-30T23:18:47Z">
        <w:r w:rsidDel="00000000" w:rsidR="00000000" w:rsidRPr="00000000">
          <w:rPr>
            <w:rtl w:val="0"/>
            <w:rPrChange w:author="Ai N." w:id="16" w:date="2026-04-30T23:18:47Z">
              <w:rPr/>
            </w:rPrChange>
          </w:rPr>
          <w:t xml:space="preserve">『</w:t>
        </w:r>
      </w:ins>
      <w:r w:rsidDel="00000000" w:rsidR="00000000" w:rsidRPr="00000000">
        <w:rPr>
          <w:rFonts w:ascii="Arial Unicode MS" w:cs="Arial Unicode MS" w:eastAsia="Arial Unicode MS" w:hAnsi="Arial Unicode MS"/>
          <w:rtl w:val="0"/>
        </w:rPr>
        <w:t xml:space="preserve">ガリレオ</w:t>
      </w:r>
      <w:ins w:author="Ai N." w:id="17" w:date="2026-04-30T23:08:21Z">
        <w:r w:rsidDel="00000000" w:rsidR="00000000" w:rsidRPr="00000000">
          <w:rPr>
            <w:rtl w:val="0"/>
            <w:rPrChange w:author="Ai N." w:id="18" w:date="2026-04-30T23:08:21Z">
              <w:rPr/>
            </w:rPrChange>
          </w:rPr>
          <w:t xml:space="preserve">』第2シリーズ</w:t>
        </w:r>
      </w:ins>
      <w:r w:rsidDel="00000000" w:rsidR="00000000" w:rsidRPr="00000000">
        <w:rPr>
          <w:rFonts w:ascii="Arial Unicode MS" w:cs="Arial Unicode MS" w:eastAsia="Arial Unicode MS" w:hAnsi="Arial Unicode MS"/>
          <w:rtl w:val="0"/>
        </w:rPr>
        <w:t xml:space="preserve">」</w:t>
      </w:r>
      <w:del w:author="Ai N." w:id="19" w:date="2026-04-30T23:17:54Z">
        <w:commentRangeEnd w:id="2"/>
        <w:r w:rsidDel="00000000" w:rsidR="00000000" w:rsidRPr="00000000">
          <w:commentReference w:id="2"/>
        </w:r>
        <w:r w:rsidDel="00000000" w:rsidR="00000000" w:rsidRPr="00000000">
          <w:rPr>
            <w:rtl w:val="0"/>
          </w:rPr>
          <w:delText xml:space="preserve">season2</w:delText>
        </w:r>
      </w:del>
      <w:r w:rsidDel="00000000" w:rsidR="00000000" w:rsidRPr="00000000">
        <w:rPr>
          <w:rFonts w:ascii="Arial Unicode MS" w:cs="Arial Unicode MS" w:eastAsia="Arial Unicode MS" w:hAnsi="Arial Unicode MS"/>
          <w:rtl w:val="0"/>
        </w:rPr>
        <w:t xml:space="preserve">が放映開始。</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なんとなく観ていると、巨大なピカピカ光る装置の前で福山雅治演じる湯川学が話しているシーンがありました。</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不思議とその「ピカピカ光ってる装置」に興味を惹かれ、ロケ地である高エネルギー加速器研究機構 (KEK) について調べたら、それは素粒子の検出器だと知りました。</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もともと一度関心を持つととことん深めたくなる性分だった私は、これを機にさまざまな資料を漁り、素粒子物理学という深淵な科学の世界に魅了されていきました。</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高校生ながらつくばのKEKにも足を運び、ドラマに出てきた“BelleⅡ検出器”を目の前にして息を呑んだのを今でも覚えています。</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commentRangeStart w:id="3"/>
      <w:r w:rsidDel="00000000" w:rsidR="00000000" w:rsidRPr="00000000">
        <w:rPr>
          <w:rFonts w:ascii="Arial Unicode MS" w:cs="Arial Unicode MS" w:eastAsia="Arial Unicode MS" w:hAnsi="Arial Unicode MS"/>
          <w:rtl w:val="0"/>
        </w:rPr>
        <w:t xml:space="preserve">こういった体験を経ながらやがて、私もこの世界の真理を探究してみたいと思うようになったのでした。</w:t>
      </w:r>
    </w:p>
    <w:p w:rsidR="00000000" w:rsidDel="00000000" w:rsidP="00000000" w:rsidRDefault="00000000" w:rsidRPr="00000000" w14:paraId="00000021">
      <w:pPr>
        <w:rPr>
          <w:b w:val="1"/>
          <w:bCs w:val="1"/>
        </w:rPr>
      </w:pPr>
      <w:ins w:author="Ai N." w:id="20" w:date="2026-04-30T23:14:12Z">
        <w:r w:rsidDel="00000000" w:rsidR="00000000" w:rsidRPr="00000000">
          <w:rPr>
            <w:rtl w:val="0"/>
            <w:rPrChange w:author="Ai N." w:id="21" w:date="2026-04-30T23:14:12Z">
              <w:rPr/>
            </w:rPrChange>
          </w:rPr>
          <w:t xml:space="preserve">気づけばそれ</w:t>
        </w:r>
      </w:ins>
      <w:del w:author="Ai N." w:id="20" w:date="2026-04-30T23:14:12Z">
        <w:r w:rsidDel="00000000" w:rsidR="00000000" w:rsidRPr="00000000">
          <w:rPr>
            <w:rtl w:val="0"/>
          </w:rPr>
          <w:delText xml:space="preserve">これ</w:delText>
        </w:r>
      </w:del>
      <w:r w:rsidDel="00000000" w:rsidR="00000000" w:rsidRPr="00000000">
        <w:rPr>
          <w:rFonts w:ascii="Arial Unicode MS" w:cs="Arial Unicode MS" w:eastAsia="Arial Unicode MS" w:hAnsi="Arial Unicode MS"/>
          <w:rtl w:val="0"/>
        </w:rPr>
        <w:t xml:space="preserve">が私の将来の夢</w:t>
      </w:r>
      <w:ins w:author="Ai N." w:id="22" w:date="2026-04-30T23:14:26Z">
        <w:r w:rsidDel="00000000" w:rsidR="00000000" w:rsidRPr="00000000">
          <w:rPr>
            <w:rtl w:val="0"/>
            <w:rPrChange w:author="Ai N." w:id="23" w:date="2026-04-30T23:14:26Z">
              <w:rPr/>
            </w:rPrChange>
          </w:rPr>
          <w:t xml:space="preserve">になっていたの</w:t>
        </w:r>
      </w:ins>
      <w:del w:author="Ai N." w:id="22" w:date="2026-04-30T23:14:26Z">
        <w:r w:rsidDel="00000000" w:rsidR="00000000" w:rsidRPr="00000000">
          <w:rPr>
            <w:rtl w:val="0"/>
          </w:rPr>
          <w:delText xml:space="preserve">が決まった瞬間</w:delText>
        </w:r>
      </w:del>
      <w:r w:rsidDel="00000000" w:rsidR="00000000" w:rsidRPr="00000000">
        <w:rPr>
          <w:rFonts w:ascii="Arial Unicode MS" w:cs="Arial Unicode MS" w:eastAsia="Arial Unicode MS" w:hAnsi="Arial Unicode MS"/>
          <w:rtl w:val="0"/>
        </w:rPr>
        <w:t xml:space="preserve">です。</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2">
      <w:pPr>
        <w:pStyle w:val="Heading2"/>
        <w:rPr>
          <w:b w:val="1"/>
          <w:bCs w:val="1"/>
        </w:rPr>
      </w:pPr>
      <w:bookmarkStart w:colFirst="0" w:colLast="0" w:name="_pf23ja22cip3" w:id="2"/>
      <w:bookmarkEnd w:id="2"/>
      <w:r w:rsidDel="00000000" w:rsidR="00000000" w:rsidRPr="00000000">
        <w:rPr>
          <w:rFonts w:ascii="Arial Unicode MS" w:cs="Arial Unicode MS" w:eastAsia="Arial Unicode MS" w:hAnsi="Arial Unicode MS"/>
          <w:b w:val="1"/>
          <w:bCs w:val="1"/>
          <w:rtl w:val="0"/>
        </w:rPr>
        <w:t xml:space="preserve">研究生活のリアル</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私は、大学1年次から素粒子物理の研究者を目指して必死に勉強をし、最終的に素粒子実験の研究室に入る</w:t>
      </w:r>
      <w:ins w:author="Ai N." w:id="24" w:date="2026-05-01T00:50:52Z">
        <w:r w:rsidDel="00000000" w:rsidR="00000000" w:rsidRPr="00000000">
          <w:rPr>
            <w:rtl w:val="0"/>
            <w:rPrChange w:author="Ai N." w:id="25" w:date="2026-05-01T00:50:52Z">
              <w:rPr/>
            </w:rPrChange>
          </w:rPr>
          <w:t xml:space="preserve">ことができ</w:t>
        </w:r>
      </w:ins>
      <w:del w:author="Ai N." w:id="24" w:date="2026-05-01T00:50:52Z">
        <w:r w:rsidDel="00000000" w:rsidR="00000000" w:rsidRPr="00000000">
          <w:rPr>
            <w:rtl w:val="0"/>
          </w:rPr>
          <w:delText xml:space="preserve">ようになり</w:delText>
        </w:r>
      </w:del>
      <w:r w:rsidDel="00000000" w:rsidR="00000000" w:rsidRPr="00000000">
        <w:rPr>
          <w:rFonts w:ascii="Arial Unicode MS" w:cs="Arial Unicode MS" w:eastAsia="Arial Unicode MS" w:hAnsi="Arial Unicode MS"/>
          <w:rtl w:val="0"/>
        </w:rPr>
        <w:t xml:space="preserve">ました。</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しかしこの念願の研究ライフーー</w:t>
        <w:br w:type="textWrapping"/>
        <w:t xml:space="preserve">博士号取得までの5年間、楽しいことよりも大変なことの方がはるかに多かったです。</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研究は勉強と似て非なるものです。</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誰かが綺麗に整えてくれた道をガイドしてもらいながら観光するのではなく、まだ誰も通ったことのない野山に自ら道を切り拓くようなもの。</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指導教官や共同研究者は方針のアドバイスはできても、その状況に絶対的な正解を示すことはできません。</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これを未知なる開拓への楽しみと感じられるといいですが、単なる不安と感じると途端にキツくなってきます。</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それだけではなく、自分自身で生計を立てつつ、研究費獲得の競争も始まります。</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例えば日本学術振興会の特別研究員 (DC1 &amp; DC2) は10枚弱の申請書に自分の研究の魅力を詰め込みますが、採択されるのはわずか1-2割ほどです。</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私はDC1 1回とDC2 2回の計3回挑戦をしましたが、残念ながら採択はされず。</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幸い、学位プログラムや次世代研究者挑戦的研究プログラムに採択されたことで私の場合は生活費・研究費共に不自由なく過ごせました。</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いつになったら結果が出るのかも分からない、体力的・精神的な困難が続くなか、志半ばで離れていく人がいるのも研究生活の現実です。</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b w:val="1"/>
          <w:bCs w:val="1"/>
        </w:rPr>
      </w:pPr>
      <w:bookmarkStart w:colFirst="0" w:colLast="0" w:name="_ftsdezw0mwj2" w:id="3"/>
      <w:bookmarkEnd w:id="3"/>
      <w:ins w:author="Ai N." w:id="26" w:date="2026-05-01T00:45:59Z">
        <w:r w:rsidDel="00000000" w:rsidR="00000000" w:rsidRPr="00000000">
          <w:rPr>
            <w:b w:val="1"/>
            <w:bCs w:val="1"/>
            <w:rtl w:val="0"/>
            <w:rPrChange w:author="Ai N." w:id="27" w:date="2026-05-01T00:45:59Z">
              <w:rPr/>
            </w:rPrChange>
          </w:rPr>
          <w:t xml:space="preserve">夢を諦めない</w:t>
        </w:r>
      </w:ins>
      <w:del w:author="Ai N." w:id="26" w:date="2026-05-01T00:45:59Z">
        <w:r w:rsidDel="00000000" w:rsidR="00000000" w:rsidRPr="00000000">
          <w:rPr>
            <w:b w:val="1"/>
            <w:bCs w:val="1"/>
            <w:rtl w:val="0"/>
          </w:rPr>
          <w:delText xml:space="preserve">研究で潰れる</w:delText>
        </w:r>
      </w:del>
      <w:r w:rsidDel="00000000" w:rsidR="00000000" w:rsidRPr="00000000">
        <w:rPr>
          <w:rFonts w:ascii="Arial Unicode MS" w:cs="Arial Unicode MS" w:eastAsia="Arial Unicode MS" w:hAnsi="Arial Unicode MS"/>
          <w:b w:val="1"/>
          <w:bCs w:val="1"/>
          <w:rtl w:val="0"/>
        </w:rPr>
        <w:t xml:space="preserve">人と</w:t>
      </w:r>
      <w:ins w:author="Ai N." w:id="28" w:date="2026-05-01T00:46:16Z">
        <w:r w:rsidDel="00000000" w:rsidR="00000000" w:rsidRPr="00000000">
          <w:rPr>
            <w:b w:val="1"/>
            <w:bCs w:val="1"/>
            <w:rtl w:val="0"/>
            <w:rPrChange w:author="Ai N." w:id="29" w:date="2026-05-01T00:46:16Z">
              <w:rPr>
                <w:b w:val="1"/>
                <w:bCs w:val="1"/>
              </w:rPr>
            </w:rPrChange>
          </w:rPr>
          <w:t xml:space="preserve">そうでない</w:t>
        </w:r>
      </w:ins>
      <w:del w:author="Ai N." w:id="28" w:date="2026-05-01T00:46:16Z">
        <w:r w:rsidDel="00000000" w:rsidR="00000000" w:rsidRPr="00000000">
          <w:rPr>
            <w:b w:val="1"/>
            <w:bCs w:val="1"/>
            <w:rtl w:val="0"/>
          </w:rPr>
          <w:delText xml:space="preserve">生き残る</w:delText>
        </w:r>
      </w:del>
      <w:r w:rsidDel="00000000" w:rsidR="00000000" w:rsidRPr="00000000">
        <w:rPr>
          <w:rFonts w:ascii="Arial Unicode MS" w:cs="Arial Unicode MS" w:eastAsia="Arial Unicode MS" w:hAnsi="Arial Unicode MS"/>
          <w:b w:val="1"/>
          <w:bCs w:val="1"/>
          <w:rtl w:val="0"/>
        </w:rPr>
        <w:t xml:space="preserve">人の差</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研究をしていると、二種類の人がいます。</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どれだけ辛い状況が続いても前に進み続けられる人と、ある日突然ポッキリと折れてしまう人。</w:t>
        <w:br w:type="textWrapping"/>
        <w:t xml:space="preserve">その差はどこにあるのか。</w:t>
        <w:br w:type="textWrapping"/>
        <w:t xml:space="preserve">答えはシンプルです。</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Fonts w:ascii="Arial Unicode MS" w:cs="Arial Unicode MS" w:eastAsia="Arial Unicode MS" w:hAnsi="Arial Unicode MS"/>
          <w:b w:val="1"/>
          <w:bCs w:val="1"/>
          <w:rtl w:val="0"/>
        </w:rPr>
        <w:t xml:space="preserve">自分が何のために研究をするのか、という軸を持っているのかどうか。</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研究は挫折や失敗</w:t>
      </w:r>
      <w:ins w:author="Ai N." w:id="30" w:date="2026-05-01T00:51:41Z">
        <w:r w:rsidDel="00000000" w:rsidR="00000000" w:rsidRPr="00000000">
          <w:rPr>
            <w:rtl w:val="0"/>
            <w:rPrChange w:author="Ai N." w:id="31" w:date="2026-05-01T00:51:41Z">
              <w:rPr/>
            </w:rPrChange>
          </w:rPr>
          <w:t xml:space="preserve">が</w:t>
        </w:r>
      </w:ins>
      <w:del w:author="Ai N." w:id="30" w:date="2026-05-01T00:51:41Z">
        <w:r w:rsidDel="00000000" w:rsidR="00000000" w:rsidRPr="00000000">
          <w:rPr>
            <w:rtl w:val="0"/>
          </w:rPr>
          <w:delText xml:space="preserve">は</w:delText>
        </w:r>
      </w:del>
      <w:r w:rsidDel="00000000" w:rsidR="00000000" w:rsidRPr="00000000">
        <w:rPr>
          <w:rFonts w:ascii="Arial Unicode MS" w:cs="Arial Unicode MS" w:eastAsia="Arial Unicode MS" w:hAnsi="Arial Unicode MS"/>
          <w:rtl w:val="0"/>
        </w:rPr>
        <w:t xml:space="preserve">当たり前の世界です。</w:t>
        <w:br w:type="textWrapping"/>
        <w:t xml:space="preserve">そんな中で自分を立ち上がらせてくれるのは、他人でも自分の知識量でもなく、</w:t>
      </w:r>
      <w:r w:rsidDel="00000000" w:rsidR="00000000" w:rsidRPr="00000000">
        <w:rPr>
          <w:rFonts w:ascii="Arial Unicode MS" w:cs="Arial Unicode MS" w:eastAsia="Arial Unicode MS" w:hAnsi="Arial Unicode MS"/>
          <w:b w:val="1"/>
          <w:bCs w:val="1"/>
          <w:rtl w:val="0"/>
        </w:rPr>
        <w:t xml:space="preserve">「なぜ自分はこの研究をしているのか」という目的の軸</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一方で危険なのは「研究できる自分＝価値のある自分」という考え方です。</w:t>
        <w:br w:type="textWrapping"/>
        <w:t xml:space="preserve">研究が行き詰まるたびに自分の存在意義まで揺らぎ、夢を諦めて</w:t>
      </w:r>
      <w:ins w:author="Ai N." w:id="32" w:date="2026-05-01T00:51:23Z">
        <w:r w:rsidDel="00000000" w:rsidR="00000000" w:rsidRPr="00000000">
          <w:rPr>
            <w:rtl w:val="0"/>
            <w:rPrChange w:author="Ai N." w:id="33" w:date="2026-05-01T00:51:23Z">
              <w:rPr/>
            </w:rPrChange>
          </w:rPr>
          <w:t xml:space="preserve">い</w:t>
        </w:r>
      </w:ins>
      <w:del w:author="Ai N." w:id="32" w:date="2026-05-01T00:51:23Z">
        <w:r w:rsidDel="00000000" w:rsidR="00000000" w:rsidRPr="00000000">
          <w:rPr>
            <w:rtl w:val="0"/>
          </w:rPr>
          <w:delText xml:space="preserve">行</w:delText>
        </w:r>
      </w:del>
      <w:r w:rsidDel="00000000" w:rsidR="00000000" w:rsidRPr="00000000">
        <w:rPr>
          <w:rFonts w:ascii="Arial Unicode MS" w:cs="Arial Unicode MS" w:eastAsia="Arial Unicode MS" w:hAnsi="Arial Unicode MS"/>
          <w:rtl w:val="0"/>
        </w:rPr>
        <w:t xml:space="preserve">った人を私は数多く見てきました。</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“研究のために自分が存在する”のではなく、“自分のやりたいことを実現するために研究をするべきだ”と、私が初学年の頃に教えてくれた方がいました。</w:t>
        <w:br w:type="textWrapping"/>
        <w:t xml:space="preserve">この考え方を早い段階で持てるかどうかが、研究者として</w:t>
      </w:r>
      <w:ins w:author="Ai N." w:id="34" w:date="2026-05-01T00:52:11Z">
        <w:r w:rsidDel="00000000" w:rsidR="00000000" w:rsidRPr="00000000">
          <w:rPr>
            <w:rtl w:val="0"/>
            <w:rPrChange w:author="Ai N." w:id="35" w:date="2026-05-01T00:52:11Z">
              <w:rPr/>
            </w:rPrChange>
          </w:rPr>
          <w:t xml:space="preserve">夢を叶えら</w:t>
        </w:r>
      </w:ins>
      <w:del w:author="Ai N." w:id="34" w:date="2026-05-01T00:52:11Z">
        <w:r w:rsidDel="00000000" w:rsidR="00000000" w:rsidRPr="00000000">
          <w:rPr>
            <w:rtl w:val="0"/>
          </w:rPr>
          <w:delText xml:space="preserve">生き残</w:delText>
        </w:r>
      </w:del>
      <w:r w:rsidDel="00000000" w:rsidR="00000000" w:rsidRPr="00000000">
        <w:rPr>
          <w:rFonts w:ascii="Arial Unicode MS" w:cs="Arial Unicode MS" w:eastAsia="Arial Unicode MS" w:hAnsi="Arial Unicode MS"/>
          <w:rtl w:val="0"/>
        </w:rPr>
        <w:t xml:space="preserve">れるかどうかにかかってくると今も強く思っています。</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b w:val="1"/>
          <w:bCs w:val="1"/>
        </w:rPr>
      </w:pPr>
      <w:bookmarkStart w:colFirst="0" w:colLast="0" w:name="_o08jykek6mha" w:id="4"/>
      <w:bookmarkEnd w:id="4"/>
      <w:r w:rsidDel="00000000" w:rsidR="00000000" w:rsidRPr="00000000">
        <w:rPr>
          <w:rFonts w:ascii="Arial Unicode MS" w:cs="Arial Unicode MS" w:eastAsia="Arial Unicode MS" w:hAnsi="Arial Unicode MS"/>
          <w:b w:val="1"/>
          <w:bCs w:val="1"/>
          <w:rtl w:val="0"/>
        </w:rPr>
        <w:t xml:space="preserve">これから研究者を志す人たちへ</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学部の時だからこそ科学や学問の勉強だけをするのではなく、“自分の哲学”を作るところに投資をしてみてください。</w:t>
      </w:r>
    </w:p>
    <w:p w:rsidR="00000000" w:rsidDel="00000000" w:rsidP="00000000" w:rsidRDefault="00000000" w:rsidRPr="00000000" w14:paraId="00000041">
      <w:pPr>
        <w:rPr>
          <w:b w:val="1"/>
          <w:bCs w:val="1"/>
        </w:rPr>
      </w:pPr>
      <w:r w:rsidDel="00000000" w:rsidR="00000000" w:rsidRPr="00000000">
        <w:rPr>
          <w:rFonts w:ascii="Arial Unicode MS" w:cs="Arial Unicode MS" w:eastAsia="Arial Unicode MS" w:hAnsi="Arial Unicode MS"/>
          <w:b w:val="1"/>
          <w:bCs w:val="1"/>
          <w:rtl w:val="0"/>
        </w:rPr>
        <w:t xml:space="preserve">なぜ、あなたは科学を学び、研究をするのか？</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この問いに対する答えが自分の中にあると、研究者そして一人の人間として逆境を乗り越えながら自分の夢を実現していくことができると私は思います。</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 N." w:id="2" w:date="2026-04-30T23:22:07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作品名は二重カッコ</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調べたところ「第2シリーズ」表記の方が使われていたようなので変更</w:t>
      </w:r>
    </w:p>
  </w:comment>
  <w:comment w:author="Ai N." w:id="3" w:date="2026-04-30T23:25:51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・「やがて〜思った」→変化の過程</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・「〜瞬間です」→ある一点</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2つの文章の時間軸が合っていなかったので前者に合わせてリライトしてます。もし「検出器を見て息を呑んだ時(瞬間)に夢が決まった」なら再度変更するので教えてください</w:t>
      </w:r>
    </w:p>
  </w:comment>
  <w:comment w:author="Ai N." w:id="0" w:date="2026-05-01T00:58:54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大学1年生(ほぼ高校生)には夢という言葉は刺さるかなと思い。”潰れる”/“生き残る”だとちょっと怖い感じもあったため</w:t>
      </w:r>
    </w:p>
  </w:comment>
  <w:comment w:author="Ai N." w:id="1" w:date="2026-05-01T00:46:58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ど頭のリード文、問いかけベースにしてみました。どうかな</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