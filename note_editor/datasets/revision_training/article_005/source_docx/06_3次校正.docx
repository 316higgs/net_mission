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b7b7b7"/>
        </w:rPr>
      </w:pPr>
      <w:bookmarkStart w:colFirst="0" w:colLast="0" w:name="_cwsi48diq2n" w:id="0"/>
      <w:bookmarkEnd w:id="0"/>
      <w:ins w:author="Ai N." w:id="0" w:date="2026-05-04T09:19:53Z">
        <w:commentRangeStart w:id="0"/>
        <w:commentRangeStart w:id="0"/>
        <w:commentRangeEnd w:id="0"/>
        <w:r w:rsidDel="00000000" w:rsidR="00000000" w:rsidRPr="00000000">
          <w:commentReference w:id="0"/>
        </w:r>
        <w:r w:rsidDel="00000000" w:rsidR="00000000" w:rsidRPr="00000000">
          <w:rPr>
            <w:b w:val="1"/>
            <w:bCs w:val="1"/>
            <w:rtl w:val="0"/>
            <w:rPrChange w:author="Ai N." w:id="1" w:date="2026-05-04T09:19:53Z">
              <w:rPr/>
            </w:rPrChange>
          </w:rPr>
          <w:t xml:space="preserve">大学1年生から研究者を目指す人たちへ｜自分のやりたいことを実現するために</w:t>
        </w:r>
      </w:ins>
      <w:del w:author="Ai N." w:id="0" w:date="2026-05-04T09:19:53Z">
        <w:r w:rsidDel="00000000" w:rsidR="00000000" w:rsidRPr="00000000">
          <w:rPr>
            <w:b w:val="1"/>
            <w:bCs w:val="1"/>
            <w:rtl w:val="0"/>
          </w:rPr>
          <w:delText xml:space="preserve">学部1年で知っておきたい“夢を実現する人”とそうでない人との差 | 折れなかった研究者が持つ自分の軸</w:delText>
        </w:r>
      </w:del>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今回は年度始めのタイミングにちなんで、私自身の大学生活を振り返りたいと思います。</w:t>
        <w:br w:type="textWrapping"/>
        <w:br w:type="textWrapping"/>
        <w:t xml:space="preserve">私は東北大学 大学院で素粒子物理の研究に携わり、理学博士を取得しました。</w:t>
        <w:br w:type="textWrapping"/>
        <w:t xml:space="preserve">博士号を取得するまでの</w:t>
      </w:r>
      <w:ins w:author="Ai N." w:id="2" w:date="2026-05-04T07:34:49Z">
        <w:r w:rsidDel="00000000" w:rsidR="00000000" w:rsidRPr="00000000">
          <w:rPr>
            <w:rtl w:val="0"/>
          </w:rPr>
          <w:t xml:space="preserve">9</w:t>
        </w:r>
        <w:r w:rsidDel="00000000" w:rsidR="00000000" w:rsidRPr="00000000">
          <w:rPr>
            <w:rtl w:val="0"/>
            <w:rPrChange w:author="Ai N." w:id="3" w:date="2026-05-04T07:34:49Z">
              <w:rPr/>
            </w:rPrChange>
          </w:rPr>
          <w:t xml:space="preserve">年間</w:t>
        </w:r>
      </w:ins>
      <w:del w:author="Ai N." w:id="2" w:date="2026-05-04T07:34:49Z">
        <w:commentRangeStart w:id="1"/>
        <w:r w:rsidDel="00000000" w:rsidR="00000000" w:rsidRPr="00000000">
          <w:rPr>
            <w:rtl w:val="0"/>
          </w:rPr>
          <w:delText xml:space="preserve">学部4年間・大学院5年間</w:delText>
        </w:r>
      </w:del>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w:t>
      </w:r>
      <w:ins w:author="Ai N." w:id="4" w:date="2026-05-04T06:04:27Z">
        <w:r w:rsidDel="00000000" w:rsidR="00000000" w:rsidRPr="00000000">
          <w:rPr>
            <w:rtl w:val="0"/>
            <w:rPrChange w:author="Ai N." w:id="5" w:date="2026-05-04T06:04:27Z">
              <w:rPr/>
            </w:rPrChange>
          </w:rPr>
          <w:t xml:space="preserve">結果のでない日々や先の見えないプレッシャーで</w:t>
          <w:br w:type="textWrapping"/>
        </w:r>
      </w:ins>
      <w:del w:author="Ai N." w:id="4" w:date="2026-05-04T06:04:27Z">
        <w:r w:rsidDel="00000000" w:rsidR="00000000" w:rsidRPr="00000000">
          <w:rPr>
            <w:rtl w:val="0"/>
          </w:rPr>
          <w:delText xml:space="preserve">私は</w:delText>
        </w:r>
      </w:del>
      <w:r w:rsidDel="00000000" w:rsidR="00000000" w:rsidRPr="00000000">
        <w:rPr>
          <w:rFonts w:ascii="Arial Unicode MS" w:cs="Arial Unicode MS" w:eastAsia="Arial Unicode MS" w:hAnsi="Arial Unicode MS"/>
          <w:rtl w:val="0"/>
        </w:rPr>
        <w:t xml:space="preserve">「自分って研究向いてないのかな」と思うことが幾度となくありました。</w:t>
        <w:br w:type="textWrapping"/>
        <w:br w:type="textWrapping"/>
      </w:r>
      <w:del w:author="Ai N." w:id="6" w:date="2026-05-01T18:19:20Z">
        <w:r w:rsidDel="00000000" w:rsidR="00000000" w:rsidRPr="00000000">
          <w:rPr>
            <w:rtl w:val="0"/>
          </w:rPr>
          <w:delText xml:space="preserve">結果が出ない日々、先の見えないプレッシャー</w:delText>
        </w:r>
      </w:del>
      <w:ins w:author="Ai N." w:id="6" w:date="2026-05-01T18:19:20Z">
        <w:del w:author="Ai N." w:id="6" w:date="2026-05-01T18:19:20Z">
          <w:r w:rsidDel="00000000" w:rsidR="00000000" w:rsidRPr="00000000">
            <w:rPr>
              <w:rtl w:val="0"/>
              <w:rPrChange w:author="Ai N." w:id="7" w:date="2026-05-01T18:19:20Z">
                <w:rPr/>
              </w:rPrChange>
            </w:rPr>
            <w:delText xml:space="preserve">など</w:delText>
          </w:r>
        </w:del>
      </w:ins>
      <w:del w:author="Ai N." w:id="6" w:date="2026-05-01T18:19:20Z">
        <w:r w:rsidDel="00000000" w:rsidR="00000000" w:rsidRPr="00000000">
          <w:rPr>
            <w:rtl w:val="0"/>
          </w:rPr>
          <w:delText xml:space="preserve">、苦しいことが絶えませんでした。</w:delText>
          <w:br w:type="textWrapping"/>
        </w:r>
      </w:del>
      <w:r w:rsidDel="00000000" w:rsidR="00000000" w:rsidRPr="00000000">
        <w:rPr>
          <w:rFonts w:ascii="Arial Unicode MS" w:cs="Arial Unicode MS" w:eastAsia="Arial Unicode MS" w:hAnsi="Arial Unicode MS"/>
          <w:rtl w:val="0"/>
        </w:rPr>
        <w:t xml:space="preserve">それでも私が諦めることなく最後まで走り切ることができたのは、知識でも根性論でもなく、一つの問いに対する答えを持っていたからで</w:t>
      </w:r>
      <w:ins w:author="Ai N." w:id="8" w:date="2026-05-02T13:21:17Z">
        <w:r w:rsidDel="00000000" w:rsidR="00000000" w:rsidRPr="00000000">
          <w:rPr>
            <w:rtl w:val="0"/>
            <w:rPrChange w:author="Ai N." w:id="9" w:date="2026-05-02T13:21:17Z">
              <w:rPr/>
            </w:rPrChange>
          </w:rPr>
          <w:t xml:space="preserve">す</w:t>
        </w:r>
      </w:ins>
      <w:del w:author="Ai N." w:id="8" w:date="2026-05-02T13:21:17Z">
        <w:r w:rsidDel="00000000" w:rsidR="00000000" w:rsidRPr="00000000">
          <w:rPr>
            <w:rtl w:val="0"/>
          </w:rPr>
          <w:delText xml:space="preserve">した</w:delText>
        </w:r>
      </w:del>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「何のために科学に取り組むのか？」</w:t>
        <w:br w:type="textWrapping"/>
      </w:r>
      <w:r w:rsidDel="00000000" w:rsidR="00000000" w:rsidRPr="00000000">
        <w:rPr>
          <w:rFonts w:ascii="Arial Unicode MS" w:cs="Arial Unicode MS" w:eastAsia="Arial Unicode MS" w:hAnsi="Arial Unicode MS"/>
          <w:rtl w:val="0"/>
        </w:rPr>
        <w:br w:type="textWrapping"/>
        <w:t xml:space="preserve">みなさんは何のために科学に取り組み、何を成し遂げようとしていますか？</w:t>
        <w:br w:type="textWrapping"/>
        <w:t xml:space="preserve">今回はその問いと向き合ってきた経験から、学部の早い段階で知っておいてほしいことを話したいと思います。</w:t>
      </w:r>
    </w:p>
    <w:sdt>
      <w:sdtPr>
        <w:id w:val="-1286337403"/>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学部1年で知っておきたい“夢を実現する人”とそうでない人との差 | 折れなかった研究者が持つ自分の軸</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63kwqryvn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私が物理学の門を叩いたきっかけ</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23ja22cip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研究生活のリアル</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tsdezw0mw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夢を諦めない人とそうでない人の差</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08jykek6mh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これから研究者を志す人たちへ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rm63kwqryvnv"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当時それなりに英語が得意だった私は漠然と文系に進もうと思いつつも、将来の夢は特に決まっていませんでした。</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ins w:author="Ai N." w:id="10" w:date="2026-05-02T13:21:51Z">
        <w:r w:rsidDel="00000000" w:rsidR="00000000" w:rsidRPr="00000000">
          <w:rPr>
            <w:rtl w:val="0"/>
            <w:rPrChange w:author="Ai N." w:id="11" w:date="2026-05-02T13:21:51Z">
              <w:rPr/>
            </w:rPrChange>
          </w:rPr>
          <w:t xml:space="preserve">ちょうど</w:t>
        </w:r>
      </w:ins>
      <w:r w:rsidDel="00000000" w:rsidR="00000000" w:rsidRPr="00000000">
        <w:rPr>
          <w:rFonts w:ascii="Arial Unicode MS" w:cs="Arial Unicode MS" w:eastAsia="Arial Unicode MS" w:hAnsi="Arial Unicode MS"/>
          <w:rtl w:val="0"/>
        </w:rPr>
        <w:t xml:space="preserve">その頃、ドラマ「『ガリレオ』第2シーズン」が放映開始。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不思議とその「ピカピカ光ってる装置」に興味を惹かれ</w:t>
      </w:r>
      <w:ins w:author="Ai N." w:id="12" w:date="2026-05-01T18:20:22Z">
        <w:r w:rsidDel="00000000" w:rsidR="00000000" w:rsidRPr="00000000">
          <w:rPr>
            <w:rtl w:val="0"/>
            <w:rPrChange w:author="Ai N." w:id="13" w:date="2026-05-01T18:20:22Z">
              <w:rPr/>
            </w:rPrChange>
          </w:rPr>
          <w:t xml:space="preserve">た私は</w:t>
        </w:r>
      </w:ins>
      <w:r w:rsidDel="00000000" w:rsidR="00000000" w:rsidRPr="00000000">
        <w:rPr>
          <w:rFonts w:ascii="Arial Unicode MS" w:cs="Arial Unicode MS" w:eastAsia="Arial Unicode MS" w:hAnsi="Arial Unicode MS"/>
          <w:rtl w:val="0"/>
        </w:rPr>
        <w:t xml:space="preserve">、ロケ地である高エネルギー加速器研究機構 (KEK) について調べ</w:t>
      </w:r>
      <w:del w:author="Ai N." w:id="14" w:date="2026-05-01T18:20:38Z">
        <w:r w:rsidDel="00000000" w:rsidR="00000000" w:rsidRPr="00000000">
          <w:rPr>
            <w:rtl w:val="0"/>
          </w:rPr>
          <w:delText xml:space="preserve">たら</w:delText>
        </w:r>
      </w:del>
      <w:r w:rsidDel="00000000" w:rsidR="00000000" w:rsidRPr="00000000">
        <w:rPr>
          <w:rFonts w:ascii="Arial Unicode MS" w:cs="Arial Unicode MS" w:eastAsia="Arial Unicode MS" w:hAnsi="Arial Unicode MS"/>
          <w:rtl w:val="0"/>
        </w:rPr>
        <w:t xml:space="preserve">、それ</w:t>
      </w:r>
      <w:ins w:author="Ai N." w:id="15" w:date="2026-05-01T18:20:40Z">
        <w:r w:rsidDel="00000000" w:rsidR="00000000" w:rsidRPr="00000000">
          <w:rPr>
            <w:rtl w:val="0"/>
            <w:rPrChange w:author="Ai N." w:id="16" w:date="2026-05-01T18:20:40Z">
              <w:rPr/>
            </w:rPrChange>
          </w:rPr>
          <w:t xml:space="preserve">が</w:t>
        </w:r>
      </w:ins>
      <w:del w:author="Ai N." w:id="15" w:date="2026-05-01T18:20:40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素粒子</w:t>
      </w:r>
      <w:ins w:author="Ai N." w:id="17" w:date="2026-05-01T18:23:41Z">
        <w:r w:rsidDel="00000000" w:rsidR="00000000" w:rsidRPr="00000000">
          <w:rPr>
            <w:rtl w:val="0"/>
            <w:rPrChange w:author="Ai N." w:id="18" w:date="2026-05-01T18:23:41Z">
              <w:rPr/>
            </w:rPrChange>
          </w:rPr>
          <w:t xml:space="preserve">を</w:t>
        </w:r>
      </w:ins>
      <w:del w:author="Ai N." w:id="17" w:date="2026-05-01T18:23:41Z">
        <w:r w:rsidDel="00000000" w:rsidR="00000000" w:rsidRPr="00000000">
          <w:rPr>
            <w:rtl w:val="0"/>
          </w:rPr>
          <w:delText xml:space="preserve">の</w:delText>
        </w:r>
      </w:del>
      <w:r w:rsidDel="00000000" w:rsidR="00000000" w:rsidRPr="00000000">
        <w:rPr>
          <w:rFonts w:ascii="Arial Unicode MS" w:cs="Arial Unicode MS" w:eastAsia="Arial Unicode MS" w:hAnsi="Arial Unicode MS"/>
          <w:rtl w:val="0"/>
        </w:rPr>
        <w:t xml:space="preserve">検出</w:t>
      </w:r>
      <w:ins w:author="Ai N." w:id="19" w:date="2026-05-01T18:23:44Z">
        <w:r w:rsidDel="00000000" w:rsidR="00000000" w:rsidRPr="00000000">
          <w:rPr>
            <w:rtl w:val="0"/>
            <w:rPrChange w:author="Ai N." w:id="20" w:date="2026-05-01T18:23:44Z">
              <w:rPr/>
            </w:rPrChange>
          </w:rPr>
          <w:t xml:space="preserve">する</w:t>
        </w:r>
      </w:ins>
      <w:del w:author="Ai N." w:id="19" w:date="2026-05-01T18:23:44Z">
        <w:r w:rsidDel="00000000" w:rsidR="00000000" w:rsidRPr="00000000">
          <w:rPr>
            <w:rtl w:val="0"/>
          </w:rPr>
          <w:delText xml:space="preserve">器</w:delText>
        </w:r>
      </w:del>
      <w:ins w:author="Ai N." w:id="21" w:date="2026-05-01T18:23:07Z">
        <w:r w:rsidDel="00000000" w:rsidR="00000000" w:rsidRPr="00000000">
          <w:rPr>
            <w:rtl w:val="0"/>
            <w:rPrChange w:author="Ai N." w:id="22" w:date="2026-05-01T18:23:07Z">
              <w:rPr/>
            </w:rPrChange>
          </w:rPr>
          <w:t xml:space="preserve">「</w:t>
        </w:r>
        <w:r w:rsidDel="00000000" w:rsidR="00000000" w:rsidRPr="00000000">
          <w:rPr>
            <w:rtl w:val="0"/>
            <w:rPrChange w:author="Ai N." w:id="22" w:date="2026-05-01T18:23:07Z">
              <w:rPr/>
            </w:rPrChange>
          </w:rPr>
          <w:t xml:space="preserve">BelleⅡ検出器」</w:t>
        </w:r>
      </w:ins>
      <w:r w:rsidDel="00000000" w:rsidR="00000000" w:rsidRPr="00000000">
        <w:rPr>
          <w:rFonts w:ascii="Arial Unicode MS" w:cs="Arial Unicode MS" w:eastAsia="Arial Unicode MS" w:hAnsi="Arial Unicode MS"/>
          <w:rtl w:val="0"/>
        </w:rPr>
        <w:t xml:space="preserve">だと知りました。</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w:t>
      </w:r>
      <w:ins w:author="Ai N." w:id="23" w:date="2026-05-02T13:22:09Z">
        <w:r w:rsidDel="00000000" w:rsidR="00000000" w:rsidRPr="00000000">
          <w:rPr>
            <w:rtl w:val="0"/>
            <w:rPrChange w:author="Ai N." w:id="24" w:date="2026-05-02T13:22:09Z">
              <w:rPr/>
            </w:rPrChange>
          </w:rPr>
          <w:t xml:space="preserve">あっという間に</w:t>
        </w:r>
      </w:ins>
      <w:r w:rsidDel="00000000" w:rsidR="00000000" w:rsidRPr="00000000">
        <w:rPr>
          <w:rFonts w:ascii="Arial Unicode MS" w:cs="Arial Unicode MS" w:eastAsia="Arial Unicode MS" w:hAnsi="Arial Unicode MS"/>
          <w:rtl w:val="0"/>
        </w:rPr>
        <w:t xml:space="preserve">素粒子物理学という深淵な科学の世界に魅了されていきました。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高校生ながら</w:t>
      </w:r>
      <w:commentRangeStart w:id="2"/>
      <w:r w:rsidDel="00000000" w:rsidR="00000000" w:rsidRPr="00000000">
        <w:rPr>
          <w:rFonts w:ascii="Arial Unicode MS" w:cs="Arial Unicode MS" w:eastAsia="Arial Unicode MS" w:hAnsi="Arial Unicode MS"/>
          <w:rtl w:val="0"/>
        </w:rPr>
        <w:t xml:space="preserve">つくばのKEK</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にも足を運び、ドラマに出てきた</w:t>
      </w:r>
      <w:ins w:author="Ai N." w:id="25" w:date="2026-05-01T18:23:52Z">
        <w:r w:rsidDel="00000000" w:rsidR="00000000" w:rsidRPr="00000000">
          <w:rPr>
            <w:rtl w:val="0"/>
            <w:rPrChange w:author="Ai N." w:id="26" w:date="2026-05-01T18:23:52Z">
              <w:rPr/>
            </w:rPrChange>
          </w:rPr>
          <w:t xml:space="preserve">あの</w:t>
        </w:r>
      </w:ins>
      <w:del w:author="Ai N." w:id="25" w:date="2026-05-01T18:23:52Z">
        <w:r w:rsidDel="00000000" w:rsidR="00000000" w:rsidRPr="00000000">
          <w:rPr>
            <w:rtl w:val="0"/>
          </w:rPr>
          <w:delText xml:space="preserve">“</w:delText>
        </w:r>
      </w:del>
      <w:r w:rsidDel="00000000" w:rsidR="00000000" w:rsidRPr="00000000">
        <w:rPr>
          <w:rFonts w:ascii="Arial Unicode MS" w:cs="Arial Unicode MS" w:eastAsia="Arial Unicode MS" w:hAnsi="Arial Unicode MS"/>
          <w:rtl w:val="0"/>
        </w:rPr>
        <w:t xml:space="preserve">BelleⅡ検出器</w:t>
      </w:r>
      <w:del w:author="Ai N." w:id="27" w:date="2026-05-01T18:23:57Z">
        <w:r w:rsidDel="00000000" w:rsidR="00000000" w:rsidRPr="00000000">
          <w:rPr>
            <w:rtl w:val="0"/>
          </w:rPr>
          <w:delText xml:space="preserve">”</w:delText>
        </w:r>
      </w:del>
      <w:r w:rsidDel="00000000" w:rsidR="00000000" w:rsidRPr="00000000">
        <w:rPr>
          <w:rFonts w:ascii="Arial Unicode MS" w:cs="Arial Unicode MS" w:eastAsia="Arial Unicode MS" w:hAnsi="Arial Unicode MS"/>
          <w:rtl w:val="0"/>
        </w:rPr>
        <w:t xml:space="preserve">を目の前にして息を呑んだのを今でも覚えています。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ins w:author="Ai N." w:id="28" w:date="2026-05-02T13:23:53Z">
        <w:r w:rsidDel="00000000" w:rsidR="00000000" w:rsidRPr="00000000">
          <w:rPr>
            <w:rtl w:val="0"/>
            <w:rPrChange w:author="Ai N." w:id="29" w:date="2026-05-02T13:23:53Z">
              <w:rPr/>
            </w:rPrChange>
          </w:rPr>
          <w:t xml:space="preserve">知れば知るほど、この世界の奥深さに引き込まれていきました。</w:t>
          <w:br w:type="textWrapping"/>
          <w:t xml:space="preserve">いつしか</w:t>
        </w:r>
        <w:del w:author="Ai N." w:id="28" w:date="2026-05-02T13:23:53Z">
          <w:r w:rsidDel="00000000" w:rsidR="00000000" w:rsidRPr="00000000">
            <w:rPr>
              <w:rtl w:val="0"/>
              <w:rPrChange w:author="Ai N." w:id="29" w:date="2026-05-02T13:23:53Z">
                <w:rPr/>
              </w:rPrChange>
            </w:rPr>
            <w:delText xml:space="preserve"> い</w:delText>
          </w:r>
        </w:del>
      </w:ins>
      <w:del w:author="Ai N." w:id="28" w:date="2026-05-02T13:23:53Z">
        <w:r w:rsidDel="00000000" w:rsidR="00000000" w:rsidRPr="00000000">
          <w:rPr>
            <w:rtl w:val="0"/>
          </w:rPr>
          <w:delText xml:space="preserve">こう</w:delText>
        </w:r>
      </w:del>
      <w:ins w:author="Ai N." w:id="28" w:date="2026-05-02T13:23:53Z">
        <w:del w:author="Ai N." w:id="28" w:date="2026-05-02T13:23:53Z">
          <w:r w:rsidDel="00000000" w:rsidR="00000000" w:rsidRPr="00000000">
            <w:rPr>
              <w:rtl w:val="0"/>
              <w:rPrChange w:author="Ai N." w:id="29" w:date="2026-05-02T13:23:53Z">
                <w:rPr/>
              </w:rPrChange>
            </w:rPr>
            <w:delText xml:space="preserve">し</w:delText>
          </w:r>
        </w:del>
      </w:ins>
      <w:del w:author="Ai N." w:id="28" w:date="2026-05-02T13:23:53Z">
        <w:r w:rsidDel="00000000" w:rsidR="00000000" w:rsidRPr="00000000">
          <w:rPr>
            <w:rtl w:val="0"/>
          </w:rPr>
          <w:delText xml:space="preserve">いった体験を経</w:delText>
        </w:r>
        <w:r w:rsidDel="00000000" w:rsidR="00000000" w:rsidRPr="00000000">
          <w:rPr>
            <w:rtl w:val="0"/>
          </w:rPr>
          <w:delText xml:space="preserve">ながらやが</w:delText>
        </w:r>
        <w:r w:rsidDel="00000000" w:rsidR="00000000" w:rsidRPr="00000000">
          <w:rPr>
            <w:rtl w:val="0"/>
          </w:rPr>
          <w:delText xml:space="preserve">て、私も</w:delText>
        </w:r>
      </w:del>
      <w:r w:rsidDel="00000000" w:rsidR="00000000" w:rsidRPr="00000000">
        <w:rPr>
          <w:rFonts w:ascii="Arial Unicode MS" w:cs="Arial Unicode MS" w:eastAsia="Arial Unicode MS" w:hAnsi="Arial Unicode MS"/>
          <w:rtl w:val="0"/>
        </w:rPr>
        <w:t xml:space="preserve">「この世界の真理を探究してみたい</w:t>
      </w:r>
      <w:ins w:author="Ai N." w:id="30" w:date="2026-05-02T13:23:39Z">
        <w:r w:rsidDel="00000000" w:rsidR="00000000" w:rsidRPr="00000000">
          <w:rPr>
            <w:rtl w:val="0"/>
            <w:rPrChange w:author="Ai N." w:id="31" w:date="2026-05-02T13:23:39Z">
              <w:rPr/>
            </w:rPrChange>
          </w:rPr>
          <w:t xml:space="preserve">」</w:t>
        </w:r>
      </w:ins>
      <w:r w:rsidDel="00000000" w:rsidR="00000000" w:rsidRPr="00000000">
        <w:rPr>
          <w:rFonts w:ascii="Arial Unicode MS" w:cs="Arial Unicode MS" w:eastAsia="Arial Unicode MS" w:hAnsi="Arial Unicode MS"/>
          <w:rtl w:val="0"/>
        </w:rPr>
        <w:t xml:space="preserve">と</w:t>
      </w:r>
      <w:ins w:author="Ai N." w:id="32" w:date="2026-05-04T07:49:52Z">
        <w:r w:rsidDel="00000000" w:rsidR="00000000" w:rsidRPr="00000000">
          <w:rPr>
            <w:rtl w:val="0"/>
            <w:rPrChange w:author="Ai N." w:id="33" w:date="2026-05-04T07:49:52Z">
              <w:rPr/>
            </w:rPrChange>
          </w:rPr>
          <w:t xml:space="preserve">いう</w:t>
        </w:r>
      </w:ins>
      <w:r w:rsidDel="00000000" w:rsidR="00000000" w:rsidRPr="00000000">
        <w:rPr>
          <w:rFonts w:ascii="Arial Unicode MS" w:cs="Arial Unicode MS" w:eastAsia="Arial Unicode MS" w:hAnsi="Arial Unicode MS"/>
          <w:rtl w:val="0"/>
        </w:rPr>
        <w:t xml:space="preserve">思</w:t>
      </w:r>
      <w:ins w:author="Ai N." w:id="34" w:date="2026-05-04T07:49:26Z">
        <w:r w:rsidDel="00000000" w:rsidR="00000000" w:rsidRPr="00000000">
          <w:rPr>
            <w:rtl w:val="0"/>
            <w:rPrChange w:author="Ai N." w:id="35" w:date="2026-05-04T07:49:26Z">
              <w:rPr/>
            </w:rPrChange>
          </w:rPr>
          <w:t xml:space="preserve">いが芽生え、</w:t>
        </w:r>
      </w:ins>
      <w:del w:author="Ai N." w:id="34" w:date="2026-05-04T07:49:26Z">
        <w:r w:rsidDel="00000000" w:rsidR="00000000" w:rsidRPr="00000000">
          <w:rPr>
            <w:rtl w:val="0"/>
          </w:rPr>
          <w:delText xml:space="preserve">うようになったのでした。</w:delText>
        </w:r>
      </w:del>
      <w:r w:rsidDel="00000000" w:rsidR="00000000" w:rsidRPr="00000000">
        <w:rPr>
          <w:rtl w:val="0"/>
        </w:rPr>
      </w:r>
    </w:p>
    <w:p w:rsidR="00000000" w:rsidDel="00000000" w:rsidP="00000000" w:rsidRDefault="00000000" w:rsidRPr="00000000" w14:paraId="00000019">
      <w:pPr>
        <w:rPr>
          <w:b w:val="1"/>
          <w:bCs w:val="1"/>
        </w:rPr>
      </w:pPr>
      <w:del w:author="Ai N." w:id="36" w:date="2026-05-04T07:49:37Z">
        <w:r w:rsidDel="00000000" w:rsidR="00000000" w:rsidRPr="00000000">
          <w:rPr>
            <w:rtl w:val="0"/>
          </w:rPr>
          <w:delText xml:space="preserve">気づけば</w:delText>
        </w:r>
      </w:del>
      <w:r w:rsidDel="00000000" w:rsidR="00000000" w:rsidRPr="00000000">
        <w:rPr>
          <w:rFonts w:ascii="Arial Unicode MS" w:cs="Arial Unicode MS" w:eastAsia="Arial Unicode MS" w:hAnsi="Arial Unicode MS"/>
          <w:rtl w:val="0"/>
        </w:rPr>
        <w:t xml:space="preserve">それが私の将来の夢になっていました。</w:t>
      </w:r>
      <w:r w:rsidDel="00000000" w:rsidR="00000000" w:rsidRPr="00000000">
        <w:rPr>
          <w:rtl w:val="0"/>
        </w:rPr>
      </w:r>
    </w:p>
    <w:p w:rsidR="00000000" w:rsidDel="00000000" w:rsidP="00000000" w:rsidRDefault="00000000" w:rsidRPr="00000000" w14:paraId="0000001A">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1B">
      <w:pPr>
        <w:rPr/>
      </w:pPr>
      <w:ins w:author="Ai N." w:id="37" w:date="2026-05-01T18:25:27Z">
        <w:r w:rsidDel="00000000" w:rsidR="00000000" w:rsidRPr="00000000">
          <w:rPr>
            <w:rtl w:val="0"/>
            <w:rPrChange w:author="Ai N." w:id="38" w:date="2026-05-01T18:25:27Z">
              <w:rPr>
                <w:b w:val="1"/>
                <w:bCs w:val="1"/>
              </w:rPr>
            </w:rPrChange>
          </w:rPr>
          <w:t xml:space="preserve">大学に入ってからの</w:t>
        </w:r>
      </w:ins>
      <w:r w:rsidDel="00000000" w:rsidR="00000000" w:rsidRPr="00000000">
        <w:rPr>
          <w:rFonts w:ascii="Arial Unicode MS" w:cs="Arial Unicode MS" w:eastAsia="Arial Unicode MS" w:hAnsi="Arial Unicode MS"/>
          <w:rtl w:val="0"/>
        </w:rPr>
        <w:t xml:space="preserve">私は、</w:t>
      </w:r>
      <w:del w:author="Ai N." w:id="39" w:date="2026-05-01T18:25:36Z">
        <w:r w:rsidDel="00000000" w:rsidR="00000000" w:rsidRPr="00000000">
          <w:rPr>
            <w:rtl w:val="0"/>
          </w:rPr>
          <w:delText xml:space="preserve">大学</w:delText>
        </w:r>
      </w:del>
      <w:r w:rsidDel="00000000" w:rsidR="00000000" w:rsidRPr="00000000">
        <w:rPr>
          <w:rFonts w:ascii="Arial Unicode MS" w:cs="Arial Unicode MS" w:eastAsia="Arial Unicode MS" w:hAnsi="Arial Unicode MS"/>
          <w:rtl w:val="0"/>
        </w:rPr>
        <w:t xml:space="preserve">1年次から素粒子物理の研究者を目指して</w:t>
      </w:r>
      <w:ins w:author="Ai N." w:id="40" w:date="2026-05-01T18:25:55Z">
        <w:r w:rsidDel="00000000" w:rsidR="00000000" w:rsidRPr="00000000">
          <w:rPr>
            <w:rtl w:val="0"/>
            <w:rPrChange w:author="Ai N." w:id="41" w:date="2026-05-01T18:25:55Z">
              <w:rPr/>
            </w:rPrChange>
          </w:rPr>
          <w:t xml:space="preserve">ほとんどの時間を</w:t>
        </w:r>
      </w:ins>
      <w:del w:author="Ai N." w:id="40" w:date="2026-05-01T18:25:55Z">
        <w:r w:rsidDel="00000000" w:rsidR="00000000" w:rsidRPr="00000000">
          <w:rPr>
            <w:rtl w:val="0"/>
          </w:rPr>
          <w:delText xml:space="preserve">必死に</w:delText>
        </w:r>
      </w:del>
      <w:r w:rsidDel="00000000" w:rsidR="00000000" w:rsidRPr="00000000">
        <w:rPr>
          <w:rFonts w:ascii="Arial Unicode MS" w:cs="Arial Unicode MS" w:eastAsia="Arial Unicode MS" w:hAnsi="Arial Unicode MS"/>
          <w:rtl w:val="0"/>
        </w:rPr>
        <w:t xml:space="preserve">勉強</w:t>
      </w:r>
      <w:ins w:author="Ai N." w:id="42" w:date="2026-05-01T18:26:02Z">
        <w:r w:rsidDel="00000000" w:rsidR="00000000" w:rsidRPr="00000000">
          <w:rPr>
            <w:rtl w:val="0"/>
            <w:rPrChange w:author="Ai N." w:id="43" w:date="2026-05-01T18:26:02Z">
              <w:rPr/>
            </w:rPrChange>
          </w:rPr>
          <w:t xml:space="preserve">に費や</w:t>
        </w:r>
      </w:ins>
      <w:del w:author="Ai N." w:id="42" w:date="2026-05-01T18:26:02Z">
        <w:r w:rsidDel="00000000" w:rsidR="00000000" w:rsidRPr="00000000">
          <w:rPr>
            <w:rtl w:val="0"/>
          </w:rPr>
          <w:delText xml:space="preserve">を</w:delText>
        </w:r>
      </w:del>
      <w:r w:rsidDel="00000000" w:rsidR="00000000" w:rsidRPr="00000000">
        <w:rPr>
          <w:rFonts w:ascii="Arial Unicode MS" w:cs="Arial Unicode MS" w:eastAsia="Arial Unicode MS" w:hAnsi="Arial Unicode MS"/>
          <w:rtl w:val="0"/>
        </w:rPr>
        <w:t xml:space="preserve">し、</w:t>
      </w:r>
      <w:ins w:author="Ai N." w:id="44" w:date="2026-05-01T18:26:23Z">
        <w:r w:rsidDel="00000000" w:rsidR="00000000" w:rsidRPr="00000000">
          <w:rPr>
            <w:rtl w:val="0"/>
            <w:rPrChange w:author="Ai N." w:id="45" w:date="2026-05-01T18:26:23Z">
              <w:rPr/>
            </w:rPrChange>
          </w:rPr>
          <w:t xml:space="preserve">4年次には希望していた</w:t>
        </w:r>
      </w:ins>
      <w:del w:author="Ai N." w:id="44" w:date="2026-05-01T18:26:23Z">
        <w:r w:rsidDel="00000000" w:rsidR="00000000" w:rsidRPr="00000000">
          <w:rPr>
            <w:rtl w:val="0"/>
          </w:rPr>
          <w:delText xml:space="preserve">最終的に</w:delText>
        </w:r>
      </w:del>
      <w:r w:rsidDel="00000000" w:rsidR="00000000" w:rsidRPr="00000000">
        <w:rPr>
          <w:rFonts w:ascii="Arial Unicode MS" w:cs="Arial Unicode MS" w:eastAsia="Arial Unicode MS" w:hAnsi="Arial Unicode MS"/>
          <w:rtl w:val="0"/>
        </w:rPr>
        <w:t xml:space="preserve">素粒子実験の研究室に入ることができました。</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しかしこの念願の研究ライフーー</w:t>
        <w:br w:type="textWrapping"/>
      </w:r>
      <w:ins w:author="Ai N." w:id="46" w:date="2026-05-04T07:51:17Z">
        <w:r w:rsidDel="00000000" w:rsidR="00000000" w:rsidRPr="00000000">
          <w:rPr>
            <w:rtl w:val="0"/>
            <w:rPrChange w:author="Ai N." w:id="47" w:date="2026-05-04T07:51:17Z">
              <w:rPr/>
            </w:rPrChange>
          </w:rPr>
          <w:t xml:space="preserve">（改行なしで詰める）</w:t>
        </w:r>
      </w:ins>
      <w:commentRangeStart w:id="3"/>
      <w:r w:rsidDel="00000000" w:rsidR="00000000" w:rsidRPr="00000000">
        <w:rPr>
          <w:rFonts w:ascii="Arial Unicode MS" w:cs="Arial Unicode MS" w:eastAsia="Arial Unicode MS" w:hAnsi="Arial Unicode MS"/>
          <w:rtl w:val="0"/>
        </w:rPr>
        <w:t xml:space="preserve">博士号取得までの5年間</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、楽しいことよりも大変なことの方がはるかに多かったです。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誰か</w:t>
      </w:r>
      <w:ins w:author="Ai N." w:id="48" w:date="2026-05-04T07:58:30Z">
        <w:r w:rsidDel="00000000" w:rsidR="00000000" w:rsidRPr="00000000">
          <w:rPr>
            <w:rtl w:val="0"/>
            <w:rPrChange w:author="Ai N." w:id="49" w:date="2026-05-04T07:58:30Z">
              <w:rPr/>
            </w:rPrChange>
          </w:rPr>
          <w:t xml:space="preserve">にガイドしてもらいながら</w:t>
        </w:r>
      </w:ins>
      <w:del w:author="Ai N." w:id="50" w:date="2026-05-04T07:58:29Z">
        <w:r w:rsidDel="00000000" w:rsidR="00000000" w:rsidRPr="00000000">
          <w:rPr>
            <w:rtl w:val="0"/>
          </w:rPr>
          <w:delText xml:space="preserve">が綺麗に</w:delText>
        </w:r>
      </w:del>
      <w:del w:author="Ai N." w:id="51" w:date="2026-05-04T08:01:32Z">
        <w:r w:rsidDel="00000000" w:rsidR="00000000" w:rsidRPr="00000000">
          <w:rPr>
            <w:rtl w:val="0"/>
          </w:rPr>
          <w:delText xml:space="preserve">整えてくれた</w:delText>
        </w:r>
      </w:del>
      <w:ins w:author="Ai N." w:id="51" w:date="2026-05-04T08:01:32Z">
        <w:r w:rsidDel="00000000" w:rsidR="00000000" w:rsidRPr="00000000">
          <w:rPr>
            <w:rtl w:val="0"/>
            <w:rPrChange w:author="Ai N." w:id="52" w:date="2026-05-04T08:01:32Z">
              <w:rPr/>
            </w:rPrChange>
          </w:rPr>
          <w:t xml:space="preserve">整備された</w:t>
        </w:r>
      </w:ins>
      <w:r w:rsidDel="00000000" w:rsidR="00000000" w:rsidRPr="00000000">
        <w:rPr>
          <w:rFonts w:ascii="Arial Unicode MS" w:cs="Arial Unicode MS" w:eastAsia="Arial Unicode MS" w:hAnsi="Arial Unicode MS"/>
          <w:rtl w:val="0"/>
        </w:rPr>
        <w:t xml:space="preserve">道を</w:t>
      </w:r>
      <w:del w:author="Ai N." w:id="53" w:date="2026-05-04T08:01:45Z">
        <w:r w:rsidDel="00000000" w:rsidR="00000000" w:rsidRPr="00000000">
          <w:rPr>
            <w:rtl w:val="0"/>
          </w:rPr>
          <w:delText xml:space="preserve">ガイドしてもらいながら</w:delText>
        </w:r>
      </w:del>
      <w:r w:rsidDel="00000000" w:rsidR="00000000" w:rsidRPr="00000000">
        <w:rPr>
          <w:rFonts w:ascii="Arial Unicode MS" w:cs="Arial Unicode MS" w:eastAsia="Arial Unicode MS" w:hAnsi="Arial Unicode MS"/>
          <w:rtl w:val="0"/>
        </w:rPr>
        <w:t xml:space="preserve">観光するのではなく、まだ誰も通ったことのない野山に自ら道を切り拓くようなもの。</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これを未知なる開拓への楽しみと感じられる</w:t>
      </w:r>
      <w:ins w:author="Ai N." w:id="54" w:date="2026-05-04T07:12:36Z">
        <w:r w:rsidDel="00000000" w:rsidR="00000000" w:rsidRPr="00000000">
          <w:rPr>
            <w:rtl w:val="0"/>
            <w:rPrChange w:author="Ai N." w:id="55" w:date="2026-05-04T07:12:36Z">
              <w:rPr/>
            </w:rPrChange>
          </w:rPr>
          <w:t xml:space="preserve">なら</w:t>
        </w:r>
      </w:ins>
      <w:del w:author="Ai N." w:id="54" w:date="2026-05-04T07:12:36Z">
        <w:r w:rsidDel="00000000" w:rsidR="00000000" w:rsidRPr="00000000">
          <w:rPr>
            <w:rtl w:val="0"/>
          </w:rPr>
          <w:delText xml:space="preserve">と</w:delText>
        </w:r>
      </w:del>
      <w:r w:rsidDel="00000000" w:rsidR="00000000" w:rsidRPr="00000000">
        <w:rPr>
          <w:rFonts w:ascii="Arial Unicode MS" w:cs="Arial Unicode MS" w:eastAsia="Arial Unicode MS" w:hAnsi="Arial Unicode MS"/>
          <w:rtl w:val="0"/>
        </w:rPr>
        <w:t xml:space="preserve">いいですが、単なる不安と感じると途端にキツくなってきます。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ins w:author="Ai N." w:id="56" w:date="2026-05-02T13:27:31Z">
        <w:r w:rsidDel="00000000" w:rsidR="00000000" w:rsidRPr="00000000">
          <w:rPr>
            <w:rtl w:val="0"/>
            <w:rPrChange w:author="Ai N." w:id="57" w:date="2026-05-02T13:27:31Z">
              <w:rPr/>
            </w:rPrChange>
          </w:rPr>
          <w:t xml:space="preserve">また</w:t>
        </w:r>
      </w:ins>
      <w:del w:author="Ai N." w:id="56" w:date="2026-05-02T13:27:31Z">
        <w:r w:rsidDel="00000000" w:rsidR="00000000" w:rsidRPr="00000000">
          <w:rPr>
            <w:rtl w:val="0"/>
          </w:rPr>
          <w:delText xml:space="preserve">それだけではなく</w:delText>
        </w:r>
      </w:del>
      <w:r w:rsidDel="00000000" w:rsidR="00000000" w:rsidRPr="00000000">
        <w:rPr>
          <w:rFonts w:ascii="Arial Unicode MS" w:cs="Arial Unicode MS" w:eastAsia="Arial Unicode MS" w:hAnsi="Arial Unicode MS"/>
          <w:rtl w:val="0"/>
        </w:rPr>
        <w:t xml:space="preserve">、</w:t>
      </w:r>
      <w:del w:author="Ai N." w:id="58" w:date="2026-05-02T13:01:31Z">
        <w:commentRangeStart w:id="4"/>
        <w:r w:rsidDel="00000000" w:rsidR="00000000" w:rsidRPr="00000000">
          <w:rPr>
            <w:rtl w:val="0"/>
          </w:rPr>
          <w:delText xml:space="preserve">自分自身で生計を立てつつ、</w:delText>
        </w:r>
      </w:del>
      <w:commentRangeEnd w:id="4"/>
      <w:r w:rsidDel="00000000" w:rsidR="00000000" w:rsidRPr="00000000">
        <w:commentReference w:id="4"/>
      </w:r>
      <w:r w:rsidDel="00000000" w:rsidR="00000000" w:rsidRPr="00000000">
        <w:rPr>
          <w:rFonts w:ascii="Arial Unicode MS" w:cs="Arial Unicode MS" w:eastAsia="Arial Unicode MS" w:hAnsi="Arial Unicode MS"/>
          <w:rtl w:val="0"/>
        </w:rPr>
        <w:t xml:space="preserve">研究費獲得の競争も始まります。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w:t>
      </w:r>
      <w:del w:author="Ai N." w:id="59" w:date="2026-05-04T07:14:26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されず。</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w:t>
      </w:r>
      <w:ins w:author="Ai N." w:id="60" w:date="2026-05-04T07:14:47Z">
        <w:r w:rsidDel="00000000" w:rsidR="00000000" w:rsidRPr="00000000">
          <w:rPr>
            <w:rtl w:val="0"/>
            <w:rPrChange w:author="Ai N." w:id="61" w:date="2026-05-04T07:14:47Z">
              <w:rPr/>
            </w:rPrChange>
          </w:rPr>
          <w:t xml:space="preserve">すことができ</w:t>
        </w:r>
      </w:ins>
      <w:del w:author="Ai N." w:id="60" w:date="2026-05-04T07:14:47Z">
        <w:r w:rsidDel="00000000" w:rsidR="00000000" w:rsidRPr="00000000">
          <w:rPr>
            <w:rtl w:val="0"/>
          </w:rPr>
          <w:delText xml:space="preserve">せ</w:delText>
        </w:r>
      </w:del>
      <w:r w:rsidDel="00000000" w:rsidR="00000000" w:rsidRPr="00000000">
        <w:rPr>
          <w:rFonts w:ascii="Arial Unicode MS" w:cs="Arial Unicode MS" w:eastAsia="Arial Unicode MS" w:hAnsi="Arial Unicode MS"/>
          <w:rtl w:val="0"/>
        </w:rPr>
        <w:t xml:space="preserve">ました。</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いつになったら結果が出るのか</w:t>
      </w:r>
      <w:del w:author="Ai N." w:id="62" w:date="2026-05-04T07:15:13Z">
        <w:r w:rsidDel="00000000" w:rsidR="00000000" w:rsidRPr="00000000">
          <w:rPr>
            <w:rtl w:val="0"/>
          </w:rPr>
          <w:delText xml:space="preserve">も</w:delText>
        </w:r>
      </w:del>
      <w:r w:rsidDel="00000000" w:rsidR="00000000" w:rsidRPr="00000000">
        <w:rPr>
          <w:rFonts w:ascii="Arial Unicode MS" w:cs="Arial Unicode MS" w:eastAsia="Arial Unicode MS" w:hAnsi="Arial Unicode MS"/>
          <w:rtl w:val="0"/>
        </w:rPr>
        <w:t xml:space="preserve">分からない、体力的・精神的な困難が続くなか、志半ばで離れていく人がいるのも研究生活の現実です。</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ftsdezw0mwj2" w:id="3"/>
      <w:bookmarkEnd w:id="3"/>
      <w:ins w:author="Ai N." w:id="63" w:date="2026-05-04T09:02:38Z">
        <w:commentRangeStart w:id="5"/>
        <w:commentRangeStart w:id="5"/>
        <w:commentRangeEnd w:id="5"/>
        <w:r w:rsidDel="00000000" w:rsidR="00000000" w:rsidRPr="00000000">
          <w:commentReference w:id="5"/>
        </w:r>
        <w:r w:rsidDel="00000000" w:rsidR="00000000" w:rsidRPr="00000000">
          <w:rPr>
            <w:b w:val="1"/>
            <w:bCs w:val="1"/>
            <w:rtl w:val="0"/>
            <w:rPrChange w:author="Ai N." w:id="64" w:date="2026-05-04T09:02:38Z">
              <w:rPr/>
            </w:rPrChange>
          </w:rPr>
          <w:t xml:space="preserve">研究者として成功と失敗の差はどこにある？</w:t>
        </w:r>
      </w:ins>
      <w:del w:author="Ai N." w:id="63" w:date="2026-05-04T09:02:38Z">
        <w:r w:rsidDel="00000000" w:rsidR="00000000" w:rsidRPr="00000000">
          <w:rPr>
            <w:b w:val="1"/>
            <w:bCs w:val="1"/>
            <w:rtl w:val="0"/>
          </w:rPr>
          <w:delText xml:space="preserve">夢を諦めない人とそうでない人の差</w:delText>
        </w:r>
      </w:del>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どれだけ辛い状況が続いても前に進み続けられる人と、ある日突然ポッキリと折れてしまう人。</w:t>
        <w:br w:type="textWrapping"/>
        <w:t xml:space="preserve">その差はどこにあるのか。</w:t>
        <w:br w:type="textWrapping"/>
        <w:t xml:space="preserve">答えはシンプルです。</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del w:author="Ai N." w:id="65" w:date="2026-05-04T09:09:34Z">
        <w:r w:rsidDel="00000000" w:rsidR="00000000" w:rsidRPr="00000000">
          <w:rPr>
            <w:b w:val="1"/>
            <w:bCs w:val="1"/>
            <w:rtl w:val="0"/>
          </w:rPr>
          <w:delText xml:space="preserve">自分が</w:delText>
        </w:r>
      </w:del>
      <w:r w:rsidDel="00000000" w:rsidR="00000000" w:rsidRPr="00000000">
        <w:rPr>
          <w:rFonts w:ascii="Arial Unicode MS" w:cs="Arial Unicode MS" w:eastAsia="Arial Unicode MS" w:hAnsi="Arial Unicode MS"/>
          <w:b w:val="1"/>
          <w:bCs w:val="1"/>
          <w:rtl w:val="0"/>
        </w:rPr>
        <w:t xml:space="preserve">何のために研究をするのか</w:t>
      </w:r>
      <w:ins w:author="Ai N." w:id="66" w:date="2026-05-04T07:17:36Z">
        <w:r w:rsidDel="00000000" w:rsidR="00000000" w:rsidRPr="00000000">
          <w:rPr>
            <w:b w:val="1"/>
            <w:bCs w:val="1"/>
            <w:rtl w:val="0"/>
          </w:rPr>
          <w:br w:type="textWrapping"/>
        </w:r>
      </w:ins>
      <w:del w:author="Ai N." w:id="66" w:date="2026-05-04T07:17:36Z">
        <w:r w:rsidDel="00000000" w:rsidR="00000000" w:rsidRPr="00000000">
          <w:rPr>
            <w:b w:val="1"/>
            <w:bCs w:val="1"/>
            <w:rtl w:val="0"/>
          </w:rPr>
          <w:delText xml:space="preserve">、</w:delText>
        </w:r>
      </w:del>
      <w:r w:rsidDel="00000000" w:rsidR="00000000" w:rsidRPr="00000000">
        <w:rPr>
          <w:rFonts w:ascii="Arial Unicode MS" w:cs="Arial Unicode MS" w:eastAsia="Arial Unicode MS" w:hAnsi="Arial Unicode MS"/>
          <w:b w:val="1"/>
          <w:bCs w:val="1"/>
          <w:rtl w:val="0"/>
        </w:rPr>
        <w:t xml:space="preserve">という軸を持っている</w:t>
      </w:r>
      <w:del w:author="Ai N." w:id="67" w:date="2026-05-04T07:17:04Z">
        <w:r w:rsidDel="00000000" w:rsidR="00000000" w:rsidRPr="00000000">
          <w:rPr>
            <w:b w:val="1"/>
            <w:bCs w:val="1"/>
            <w:rtl w:val="0"/>
          </w:rPr>
          <w:delText xml:space="preserve">の</w:delText>
        </w:r>
      </w:del>
      <w:r w:rsidDel="00000000" w:rsidR="00000000" w:rsidRPr="00000000">
        <w:rPr>
          <w:rFonts w:ascii="Arial Unicode MS" w:cs="Arial Unicode MS" w:eastAsia="Arial Unicode MS" w:hAnsi="Arial Unicode MS"/>
          <w:b w:val="1"/>
          <w:bCs w:val="1"/>
          <w:rtl w:val="0"/>
        </w:rPr>
        <w:t xml:space="preserve">かどうか。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研究は挫折や失敗が当たり前の世界です。</w:t>
        <w:br w:type="textWrapping"/>
        <w:t xml:space="preserve">そんな中で自分を</w:t>
      </w:r>
      <w:ins w:author="Ai N." w:id="68" w:date="2026-05-04T09:07:25Z">
        <w:r w:rsidDel="00000000" w:rsidR="00000000" w:rsidRPr="00000000">
          <w:rPr>
            <w:rtl w:val="0"/>
            <w:rPrChange w:author="Ai N." w:id="69" w:date="2026-05-04T09:07:25Z">
              <w:rPr/>
            </w:rPrChange>
          </w:rPr>
          <w:t xml:space="preserve">奮い立た</w:t>
        </w:r>
      </w:ins>
      <w:del w:author="Ai N." w:id="68" w:date="2026-05-04T09:07:25Z">
        <w:r w:rsidDel="00000000" w:rsidR="00000000" w:rsidRPr="00000000">
          <w:rPr>
            <w:rtl w:val="0"/>
          </w:rPr>
          <w:delText xml:space="preserve">立ち上がら</w:delText>
        </w:r>
      </w:del>
      <w:r w:rsidDel="00000000" w:rsidR="00000000" w:rsidRPr="00000000">
        <w:rPr>
          <w:rFonts w:ascii="Arial Unicode MS" w:cs="Arial Unicode MS" w:eastAsia="Arial Unicode MS" w:hAnsi="Arial Unicode MS"/>
          <w:rtl w:val="0"/>
        </w:rPr>
        <w:t xml:space="preserve">せてくれるのは、他人でも自分の知識量でもなく、</w:t>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del w:author="Ai N." w:id="70" w:date="2026-05-02T13:04:35Z">
        <w:r w:rsidDel="00000000" w:rsidR="00000000" w:rsidRPr="00000000">
          <w:rPr>
            <w:rtl w:val="0"/>
          </w:rPr>
          <w:delText xml:space="preserve">です</w:delText>
        </w:r>
      </w:del>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一方で危険なのは「研究できる自分＝価値</w:t>
      </w:r>
      <w:del w:author="Ai N." w:id="71" w:date="2026-05-04T07:22:01Z">
        <w:r w:rsidDel="00000000" w:rsidR="00000000" w:rsidRPr="00000000">
          <w:rPr>
            <w:rtl w:val="0"/>
          </w:rPr>
          <w:delText xml:space="preserve">の</w:delText>
        </w:r>
      </w:del>
      <w:r w:rsidDel="00000000" w:rsidR="00000000" w:rsidRPr="00000000">
        <w:rPr>
          <w:rFonts w:ascii="Arial Unicode MS" w:cs="Arial Unicode MS" w:eastAsia="Arial Unicode MS" w:hAnsi="Arial Unicode MS"/>
          <w:rtl w:val="0"/>
        </w:rPr>
        <w:t xml:space="preserve">ある自分」という考え方です。</w:t>
        <w:br w:type="textWrapping"/>
        <w:t xml:space="preserve">研究が行き詰まるたびに自分の存在意義まで揺らぎ、夢を諦めていった人を私は数多く見てきました。</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ns w:author="Ai N." w:id="77" w:date="2026-05-04T09:01:03Z"/>
          <w:rPrChange w:author="Ai N." w:id="78" w:date="2026-05-04T09:01:03Z">
            <w:rPr/>
          </w:rPrChange>
        </w:rPr>
      </w:pPr>
      <w:commentRangeStart w:id="6"/>
      <w:r w:rsidDel="00000000" w:rsidR="00000000" w:rsidRPr="00000000">
        <w:rPr>
          <w:rFonts w:ascii="Arial Unicode MS" w:cs="Arial Unicode MS" w:eastAsia="Arial Unicode MS" w:hAnsi="Arial Unicode MS"/>
          <w:b w:val="1"/>
          <w:bCs w:val="1"/>
          <w:rtl w:val="0"/>
        </w:rPr>
        <w:t xml:space="preserve">“研究のために自分が存在する”のではなく、“自分のやりたいことを実現するために研究をす</w:t>
      </w:r>
      <w:del w:author="Ai N." w:id="72" w:date="2026-05-04T07:23:53Z">
        <w:r w:rsidDel="00000000" w:rsidR="00000000" w:rsidRPr="00000000">
          <w:rPr>
            <w:b w:val="1"/>
            <w:bCs w:val="1"/>
            <w:rtl w:val="0"/>
          </w:rPr>
          <w:delText xml:space="preserve">る</w:delText>
        </w:r>
      </w:del>
      <w:r w:rsidDel="00000000" w:rsidR="00000000" w:rsidRPr="00000000">
        <w:rPr>
          <w:rFonts w:ascii="Arial Unicode MS" w:cs="Arial Unicode MS" w:eastAsia="Arial Unicode MS" w:hAnsi="Arial Unicode MS"/>
          <w:b w:val="1"/>
          <w:bCs w:val="1"/>
          <w:rtl w:val="0"/>
        </w:rPr>
        <w:t xml:space="preserve">べきだ”</w:t>
      </w:r>
      <w:r w:rsidDel="00000000" w:rsidR="00000000" w:rsidRPr="00000000">
        <w:rPr>
          <w:rFonts w:ascii="Arial Unicode MS" w:cs="Arial Unicode MS" w:eastAsia="Arial Unicode MS" w:hAnsi="Arial Unicode MS"/>
          <w:rtl w:val="0"/>
        </w:rPr>
        <w:t xml:space="preserve">と、私</w:t>
      </w:r>
      <w:ins w:author="Ai N." w:id="73" w:date="2026-05-04T09:11:31Z">
        <w:r w:rsidDel="00000000" w:rsidR="00000000" w:rsidRPr="00000000">
          <w:rPr>
            <w:rtl w:val="0"/>
            <w:rPrChange w:author="Ai N." w:id="74" w:date="2026-05-04T09:11:31Z">
              <w:rPr/>
            </w:rPrChange>
          </w:rPr>
          <w:t xml:space="preserve">は</w:t>
        </w:r>
      </w:ins>
      <w:del w:author="Ai N." w:id="73" w:date="2026-05-04T09:11:31Z">
        <w:r w:rsidDel="00000000" w:rsidR="00000000" w:rsidRPr="00000000">
          <w:rPr>
            <w:rtl w:val="0"/>
          </w:rPr>
          <w:delText xml:space="preserve">が</w:delText>
        </w:r>
      </w:del>
      <w:r w:rsidDel="00000000" w:rsidR="00000000" w:rsidRPr="00000000">
        <w:rPr>
          <w:rFonts w:ascii="Arial Unicode MS" w:cs="Arial Unicode MS" w:eastAsia="Arial Unicode MS" w:hAnsi="Arial Unicode MS"/>
          <w:rtl w:val="0"/>
        </w:rPr>
        <w:t xml:space="preserve">初学年の頃に</w:t>
      </w:r>
      <w:ins w:author="Ai N." w:id="75" w:date="2026-05-04T09:11:34Z">
        <w:r w:rsidDel="00000000" w:rsidR="00000000" w:rsidRPr="00000000">
          <w:rPr>
            <w:rtl w:val="0"/>
            <w:rPrChange w:author="Ai N." w:id="76" w:date="2026-05-04T09:11:34Z">
              <w:rPr/>
            </w:rPrChange>
          </w:rPr>
          <w:t xml:space="preserve">学び</w:t>
        </w:r>
      </w:ins>
      <w:del w:author="Ai N." w:id="75" w:date="2026-05-04T09:11:34Z">
        <w:r w:rsidDel="00000000" w:rsidR="00000000" w:rsidRPr="00000000">
          <w:rPr>
            <w:rtl w:val="0"/>
          </w:rPr>
          <w:delText xml:space="preserve">教えてくれた方がい</w:delText>
        </w:r>
      </w:del>
      <w:r w:rsidDel="00000000" w:rsidR="00000000" w:rsidRPr="00000000">
        <w:rPr>
          <w:rFonts w:ascii="Arial Unicode MS" w:cs="Arial Unicode MS" w:eastAsia="Arial Unicode MS" w:hAnsi="Arial Unicode MS"/>
          <w:rtl w:val="0"/>
        </w:rPr>
        <w:t xml:space="preserve">ました。</w:t>
        <w:br w:type="textWrapping"/>
      </w:r>
      <w:ins w:author="Ai N." w:id="77" w:date="2026-05-04T09:01:03Z">
        <w:r w:rsidDel="00000000" w:rsidR="00000000" w:rsidRPr="00000000">
          <w:rPr>
            <w:rtl w:val="0"/>
            <w:rPrChange w:author="Ai N." w:id="78" w:date="2026-05-04T09:01:03Z">
              <w:rPr/>
            </w:rPrChange>
          </w:rPr>
          <w:t xml:space="preserve">このことを教えてくれる方に出会えたことが私の幸運であり、今日まで研究者として揺らぐことなく歩み続けている理由です。</w:t>
        </w:r>
        <w:commentRangeEnd w:id="6"/>
        <w:r w:rsidDel="00000000" w:rsidR="00000000" w:rsidRPr="00000000">
          <w:commentReference w:id="6"/>
        </w:r>
        <w:r w:rsidDel="00000000" w:rsidR="00000000" w:rsidRPr="00000000">
          <w:rPr>
            <w:rtl w:val="0"/>
          </w:rPr>
        </w:r>
      </w:ins>
    </w:p>
    <w:p w:rsidR="00000000" w:rsidDel="00000000" w:rsidP="00000000" w:rsidRDefault="00000000" w:rsidRPr="00000000" w14:paraId="00000036">
      <w:pPr>
        <w:rPr>
          <w:ins w:author="Ai N." w:id="77" w:date="2026-05-04T09:01:03Z"/>
        </w:rPr>
      </w:pPr>
      <w:ins w:author="Ai N." w:id="77" w:date="2026-05-04T09:01:03Z">
        <w:r w:rsidDel="00000000" w:rsidR="00000000" w:rsidRPr="00000000">
          <w:rPr>
            <w:rtl w:val="0"/>
          </w:rPr>
        </w:r>
      </w:ins>
    </w:p>
    <w:p w:rsidR="00000000" w:rsidDel="00000000" w:rsidP="00000000" w:rsidRDefault="00000000" w:rsidRPr="00000000" w14:paraId="00000037">
      <w:pPr>
        <w:rPr>
          <w:del w:author="Ai N." w:id="77" w:date="2026-05-04T09:01:03Z"/>
        </w:rPr>
      </w:pPr>
      <w:del w:author="Ai N." w:id="77" w:date="2026-05-04T09:01:03Z">
        <w:r w:rsidDel="00000000" w:rsidR="00000000" w:rsidRPr="00000000">
          <w:rPr>
            <w:rtl w:val="0"/>
          </w:rPr>
          <w:delText xml:space="preserve">この考え方を早い段階で持てるかどうかが、研究者として</w:delText>
        </w:r>
      </w:del>
      <w:ins w:author="Ai N." w:id="79" w:date="2026-05-04T07:25:24Z">
        <w:del w:author="Ai N." w:id="77" w:date="2026-05-04T09:01:03Z">
          <w:r w:rsidDel="00000000" w:rsidR="00000000" w:rsidRPr="00000000">
            <w:rPr>
              <w:rtl w:val="0"/>
              <w:rPrChange w:author="Ai N." w:id="80" w:date="2026-05-04T07:25:24Z">
                <w:rPr/>
              </w:rPrChange>
            </w:rPr>
            <w:delText xml:space="preserve">の</w:delText>
          </w:r>
        </w:del>
      </w:ins>
      <w:del w:author="Ai N." w:id="77" w:date="2026-05-04T09:01:03Z">
        <w:r w:rsidDel="00000000" w:rsidR="00000000" w:rsidRPr="00000000">
          <w:rPr>
            <w:rtl w:val="0"/>
          </w:rPr>
          <w:delText xml:space="preserve">夢</w:delText>
        </w:r>
      </w:del>
      <w:ins w:author="Ai N." w:id="81" w:date="2026-05-04T07:25:26Z">
        <w:del w:author="Ai N." w:id="77" w:date="2026-05-04T09:01:03Z">
          <w:r w:rsidDel="00000000" w:rsidR="00000000" w:rsidRPr="00000000">
            <w:rPr>
              <w:rtl w:val="0"/>
              <w:rPrChange w:author="Ai N." w:id="82" w:date="2026-05-04T07:25:26Z">
                <w:rPr/>
              </w:rPrChange>
            </w:rPr>
            <w:delText xml:space="preserve">の</w:delText>
          </w:r>
        </w:del>
      </w:ins>
      <w:del w:author="Ai N." w:id="77" w:date="2026-05-04T09:01:03Z">
        <w:r w:rsidDel="00000000" w:rsidR="00000000" w:rsidRPr="00000000">
          <w:rPr>
            <w:rtl w:val="0"/>
          </w:rPr>
          <w:delText xml:space="preserve">を</w:delText>
        </w:r>
        <w:r w:rsidDel="00000000" w:rsidR="00000000" w:rsidRPr="00000000">
          <w:rPr>
            <w:rtl w:val="0"/>
          </w:rPr>
          <w:delText xml:space="preserve">実現</w:delText>
        </w:r>
      </w:del>
      <w:ins w:author="Ai N." w:id="83" w:date="2026-05-04T07:25:29Z">
        <w:del w:author="Ai N." w:id="77" w:date="2026-05-04T09:01:03Z">
          <w:r w:rsidDel="00000000" w:rsidR="00000000" w:rsidRPr="00000000">
            <w:rPr>
              <w:rtl w:val="0"/>
              <w:rPrChange w:author="Ai N." w:id="84" w:date="2026-05-04T07:25:29Z">
                <w:rPr/>
              </w:rPrChange>
            </w:rPr>
            <w:delText xml:space="preserve">を左右す</w:delText>
          </w:r>
        </w:del>
      </w:ins>
      <w:del w:author="Ai N." w:id="77" w:date="2026-05-04T09:01:03Z">
        <w:r w:rsidDel="00000000" w:rsidR="00000000" w:rsidRPr="00000000">
          <w:rPr>
            <w:rtl w:val="0"/>
          </w:rPr>
          <w:delText xml:space="preserve">できるかどうかにかかって</w:delText>
        </w:r>
      </w:del>
      <w:ins w:author="Ai N." w:id="85" w:date="2026-05-04T07:23:41Z">
        <w:del w:author="Ai N." w:id="77" w:date="2026-05-04T09:01:03Z">
          <w:r w:rsidDel="00000000" w:rsidR="00000000" w:rsidRPr="00000000">
            <w:rPr>
              <w:rtl w:val="0"/>
              <w:rPrChange w:author="Ai N." w:id="86" w:date="2026-05-04T07:23:41Z">
                <w:rPr/>
              </w:rPrChange>
            </w:rPr>
            <w:delText xml:space="preserve">い</w:delText>
          </w:r>
        </w:del>
      </w:ins>
      <w:del w:author="Ai N." w:id="77" w:date="2026-05-04T09:01:03Z">
        <w:r w:rsidDel="00000000" w:rsidR="00000000" w:rsidRPr="00000000">
          <w:rPr>
            <w:rtl w:val="0"/>
          </w:rPr>
          <w:delText xml:space="preserve">く</w:delText>
        </w:r>
        <w:r w:rsidDel="00000000" w:rsidR="00000000" w:rsidRPr="00000000">
          <w:rPr>
            <w:rtl w:val="0"/>
          </w:rPr>
          <w:delText xml:space="preserve">ると</w:delText>
        </w:r>
      </w:del>
      <w:ins w:author="Ai N." w:id="87" w:date="2026-05-04T05:57:08Z">
        <w:del w:author="Ai N." w:id="77" w:date="2026-05-04T09:01:03Z">
          <w:r w:rsidDel="00000000" w:rsidR="00000000" w:rsidRPr="00000000">
            <w:rPr>
              <w:rtl w:val="0"/>
              <w:rPrChange w:author="Ai N." w:id="88" w:date="2026-05-04T05:57:08Z">
                <w:rPr/>
              </w:rPrChange>
            </w:rPr>
            <w:delText xml:space="preserve">、</w:delText>
          </w:r>
        </w:del>
      </w:ins>
      <w:del w:author="Ai N." w:id="77" w:date="2026-05-04T09:01:03Z">
        <w:r w:rsidDel="00000000" w:rsidR="00000000" w:rsidRPr="00000000">
          <w:rPr>
            <w:rtl w:val="0"/>
          </w:rPr>
          <w:delText xml:space="preserve">今も強く信じています。</w:delText>
        </w:r>
      </w:del>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これから研究者</w:t>
      </w:r>
      <w:ins w:author="Ai N." w:id="89" w:date="2026-05-04T09:20:47Z">
        <w:r w:rsidDel="00000000" w:rsidR="00000000" w:rsidRPr="00000000">
          <w:rPr>
            <w:b w:val="1"/>
            <w:bCs w:val="1"/>
            <w:rtl w:val="0"/>
            <w:rPrChange w:author="Ai N." w:id="90" w:date="2026-05-04T09:20:47Z">
              <w:rPr>
                <w:b w:val="1"/>
                <w:bCs w:val="1"/>
              </w:rPr>
            </w:rPrChange>
          </w:rPr>
          <w:t xml:space="preserve">を目指す</w:t>
        </w:r>
      </w:ins>
      <w:del w:author="Ai N." w:id="89" w:date="2026-05-04T09:20:47Z">
        <w:r w:rsidDel="00000000" w:rsidR="00000000" w:rsidRPr="00000000">
          <w:rPr>
            <w:b w:val="1"/>
            <w:bCs w:val="1"/>
            <w:rtl w:val="0"/>
          </w:rPr>
          <w:delText xml:space="preserve">を志す</w:delText>
        </w:r>
      </w:del>
      <w:r w:rsidDel="00000000" w:rsidR="00000000" w:rsidRPr="00000000">
        <w:rPr>
          <w:rFonts w:ascii="Arial Unicode MS" w:cs="Arial Unicode MS" w:eastAsia="Arial Unicode MS" w:hAnsi="Arial Unicode MS"/>
          <w:b w:val="1"/>
          <w:bCs w:val="1"/>
          <w:rtl w:val="0"/>
        </w:rPr>
        <w:t xml:space="preserve">人たちへ</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学部の</w:t>
      </w:r>
      <w:ins w:author="Ai N." w:id="91" w:date="2026-05-04T07:28:44Z">
        <w:r w:rsidDel="00000000" w:rsidR="00000000" w:rsidRPr="00000000">
          <w:rPr>
            <w:rtl w:val="0"/>
            <w:rPrChange w:author="Ai N." w:id="92" w:date="2026-05-04T07:28:44Z">
              <w:rPr/>
            </w:rPrChange>
          </w:rPr>
          <w:t xml:space="preserve">早いうち</w:t>
        </w:r>
      </w:ins>
      <w:del w:author="Ai N." w:id="91" w:date="2026-05-04T07:28:44Z">
        <w:r w:rsidDel="00000000" w:rsidR="00000000" w:rsidRPr="00000000">
          <w:rPr>
            <w:rtl w:val="0"/>
          </w:rPr>
          <w:delText xml:space="preserve">時</w:delText>
        </w:r>
      </w:del>
      <w:r w:rsidDel="00000000" w:rsidR="00000000" w:rsidRPr="00000000">
        <w:rPr>
          <w:rFonts w:ascii="Arial Unicode MS" w:cs="Arial Unicode MS" w:eastAsia="Arial Unicode MS" w:hAnsi="Arial Unicode MS"/>
          <w:rtl w:val="0"/>
        </w:rPr>
        <w:t xml:space="preserve">だからこそ科学や学問の勉強だけをするのではなく、“自分の哲学”を作るところに投資をしてみてください。</w:t>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この</w:t>
      </w:r>
      <w:del w:author="Ai N." w:id="93" w:date="2026-05-02T13:05:35Z">
        <w:r w:rsidDel="00000000" w:rsidR="00000000" w:rsidRPr="00000000">
          <w:rPr>
            <w:rtl w:val="0"/>
          </w:rPr>
          <w:delText xml:space="preserve">問いに対する</w:delText>
        </w:r>
      </w:del>
      <w:r w:rsidDel="00000000" w:rsidR="00000000" w:rsidRPr="00000000">
        <w:rPr>
          <w:rFonts w:ascii="Arial Unicode MS" w:cs="Arial Unicode MS" w:eastAsia="Arial Unicode MS" w:hAnsi="Arial Unicode MS"/>
          <w:rtl w:val="0"/>
        </w:rPr>
        <w:t xml:space="preserve">答え</w:t>
      </w:r>
      <w:ins w:author="Ai N." w:id="94" w:date="2026-05-01T18:15:45Z">
        <w:r w:rsidDel="00000000" w:rsidR="00000000" w:rsidRPr="00000000">
          <w:rPr>
            <w:rtl w:val="0"/>
            <w:rPrChange w:author="Ai N." w:id="95" w:date="2026-05-01T18:15:45Z">
              <w:rPr/>
            </w:rPrChange>
          </w:rPr>
          <w:t xml:space="preserve">を</w:t>
        </w:r>
      </w:ins>
      <w:del w:author="Ai N." w:id="94" w:date="2026-05-01T18:15:45Z">
        <w:r w:rsidDel="00000000" w:rsidR="00000000" w:rsidRPr="00000000">
          <w:rPr>
            <w:rtl w:val="0"/>
          </w:rPr>
          <w:delText xml:space="preserve">が</w:delText>
        </w:r>
      </w:del>
      <w:r w:rsidDel="00000000" w:rsidR="00000000" w:rsidRPr="00000000">
        <w:rPr>
          <w:rFonts w:ascii="Arial Unicode MS" w:cs="Arial Unicode MS" w:eastAsia="Arial Unicode MS" w:hAnsi="Arial Unicode MS"/>
          <w:rtl w:val="0"/>
        </w:rPr>
        <w:t xml:space="preserve">自分の中に</w:t>
      </w:r>
      <w:ins w:author="Ai N." w:id="96" w:date="2026-05-01T18:15:49Z">
        <w:r w:rsidDel="00000000" w:rsidR="00000000" w:rsidRPr="00000000">
          <w:rPr>
            <w:rtl w:val="0"/>
            <w:rPrChange w:author="Ai N." w:id="97" w:date="2026-05-01T18:15:49Z">
              <w:rPr/>
            </w:rPrChange>
          </w:rPr>
          <w:t xml:space="preserve">持つことが</w:t>
        </w:r>
      </w:ins>
      <w:del w:author="Ai N." w:id="96" w:date="2026-05-01T18:15:49Z">
        <w:r w:rsidDel="00000000" w:rsidR="00000000" w:rsidRPr="00000000">
          <w:rPr>
            <w:rtl w:val="0"/>
          </w:rPr>
          <w:delText xml:space="preserve">あると、</w:delText>
        </w:r>
      </w:del>
      <w:r w:rsidDel="00000000" w:rsidR="00000000" w:rsidRPr="00000000">
        <w:rPr>
          <w:rFonts w:ascii="Arial Unicode MS" w:cs="Arial Unicode MS" w:eastAsia="Arial Unicode MS" w:hAnsi="Arial Unicode MS"/>
          <w:rtl w:val="0"/>
        </w:rPr>
        <w:t xml:space="preserve">研究者</w:t>
      </w:r>
      <w:ins w:author="Ai N." w:id="98" w:date="2026-05-04T07:29:41Z">
        <w:r w:rsidDel="00000000" w:rsidR="00000000" w:rsidRPr="00000000">
          <w:rPr>
            <w:rtl w:val="0"/>
            <w:rPrChange w:author="Ai N." w:id="99" w:date="2026-05-04T07:29:41Z">
              <w:rPr/>
            </w:rPrChange>
          </w:rPr>
          <w:t xml:space="preserve">として、</w:t>
        </w:r>
      </w:ins>
      <w:r w:rsidDel="00000000" w:rsidR="00000000" w:rsidRPr="00000000">
        <w:rPr>
          <w:rFonts w:ascii="Arial Unicode MS" w:cs="Arial Unicode MS" w:eastAsia="Arial Unicode MS" w:hAnsi="Arial Unicode MS"/>
          <w:rtl w:val="0"/>
        </w:rPr>
        <w:t xml:space="preserve">そして一人の人間として</w:t>
      </w:r>
      <w:del w:author="Ai N." w:id="100" w:date="2026-05-02T13:05:28Z">
        <w:r w:rsidDel="00000000" w:rsidR="00000000" w:rsidRPr="00000000">
          <w:rPr>
            <w:rtl w:val="0"/>
          </w:rPr>
          <w:delText xml:space="preserve">逆境を乗り越えながら自分の</w:delText>
        </w:r>
      </w:del>
      <w:ins w:author="Ai N." w:id="100" w:date="2026-05-02T13:05:28Z">
        <w:r w:rsidDel="00000000" w:rsidR="00000000" w:rsidRPr="00000000">
          <w:rPr>
            <w:rtl w:val="0"/>
            <w:rPrChange w:author="Ai N." w:id="101" w:date="2026-05-02T13:05:28Z">
              <w:rPr/>
            </w:rPrChange>
          </w:rPr>
          <w:t xml:space="preserve">生きていく上での土台になる</w:t>
        </w:r>
      </w:ins>
      <w:del w:author="Ai N." w:id="100" w:date="2026-05-02T13:05:28Z">
        <w:r w:rsidDel="00000000" w:rsidR="00000000" w:rsidRPr="00000000">
          <w:rPr>
            <w:rtl w:val="0"/>
          </w:rPr>
          <w:delText xml:space="preserve">夢を実現</w:delText>
        </w:r>
      </w:del>
      <w:del w:author="Ai N." w:id="102" w:date="2026-05-04T07:30:00Z">
        <w:r w:rsidDel="00000000" w:rsidR="00000000" w:rsidRPr="00000000">
          <w:rPr>
            <w:rtl w:val="0"/>
          </w:rPr>
          <w:delText xml:space="preserve">していくことができる</w:delText>
        </w:r>
      </w:del>
      <w:r w:rsidDel="00000000" w:rsidR="00000000" w:rsidRPr="00000000">
        <w:rPr>
          <w:rFonts w:ascii="Arial Unicode MS" w:cs="Arial Unicode MS" w:eastAsia="Arial Unicode MS" w:hAnsi="Arial Unicode MS"/>
          <w:rtl w:val="0"/>
        </w:rPr>
        <w:t xml:space="preserve">と私は</w:t>
      </w:r>
      <w:ins w:author="Ai N." w:id="103" w:date="2026-05-04T09:03:25Z">
        <w:r w:rsidDel="00000000" w:rsidR="00000000" w:rsidRPr="00000000">
          <w:rPr>
            <w:rtl w:val="0"/>
            <w:rPrChange w:author="Ai N." w:id="104" w:date="2026-05-04T09:03:25Z">
              <w:rPr/>
            </w:rPrChange>
          </w:rPr>
          <w:t xml:space="preserve">信じて</w:t>
        </w:r>
      </w:ins>
      <w:del w:author="Ai N." w:id="103" w:date="2026-05-04T09:03:25Z">
        <w:r w:rsidDel="00000000" w:rsidR="00000000" w:rsidRPr="00000000">
          <w:rPr>
            <w:rtl w:val="0"/>
          </w:rPr>
          <w:delText xml:space="preserve">思</w:delText>
        </w:r>
      </w:del>
      <w:r w:rsidDel="00000000" w:rsidR="00000000" w:rsidRPr="00000000">
        <w:rPr>
          <w:rFonts w:ascii="Arial Unicode MS" w:cs="Arial Unicode MS" w:eastAsia="Arial Unicode MS" w:hAnsi="Arial Unicode MS"/>
          <w:rtl w:val="0"/>
        </w:rPr>
        <w:t xml:space="preserve">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1" w:date="2026-05-02T13:20:0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9年間、と言った方がシンプル？</w:t>
      </w:r>
    </w:p>
  </w:comment>
  <w:comment w:author="Ai N." w:id="3" w:date="2026-05-02T13:27:1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大学4年〜という計算で合ってる？？</w:t>
      </w:r>
    </w:p>
  </w:comment>
  <w:comment w:author="Ai N." w:id="4" w:date="2026-05-02T13:01:5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ここトルでも問題ない？下が研究費取得の話メインなので</w:t>
      </w:r>
    </w:p>
  </w:comment>
  <w:comment w:author="Ai N." w:id="2" w:date="2026-05-01T18:22:0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前段に出てくる「高エネルギー加速器研究機構 (KEK)」とは別の場所？</w:t>
      </w:r>
    </w:p>
  </w:comment>
  <w:comment w:author="Ai N." w:id="6" w:date="2026-05-04T09:24:3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Rを証する形で着地させてみました</w:t>
      </w:r>
    </w:p>
  </w:comment>
  <w:comment w:author="Ai N." w:id="0" w:date="2026-05-04T09:27:5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学部1年という表現が理系は一般的</w:t>
      </w:r>
    </w:p>
  </w:comment>
  <w:comment w:author="Ai N." w:id="5" w:date="2026-05-04T09:23:3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成功失敗、という表現ってどうかな</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