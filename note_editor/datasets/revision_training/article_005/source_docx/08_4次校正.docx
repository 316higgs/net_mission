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wsi48diq2n" w:id="0"/>
      <w:bookmarkEnd w:id="0"/>
      <w:r w:rsidDel="00000000" w:rsidR="00000000" w:rsidRPr="00000000">
        <w:rPr>
          <w:rFonts w:ascii="Arial Unicode MS" w:cs="Arial Unicode MS" w:eastAsia="Arial Unicode MS" w:hAnsi="Arial Unicode MS"/>
          <w:b w:val="1"/>
          <w:bCs w:val="1"/>
          <w:rtl w:val="0"/>
        </w:rPr>
        <w:t xml:space="preserve">大学1年生から研究者を目指す人たちへ | 自分のやりたいことを実現するために</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こんにちは。</w:t>
        <w:br w:type="textWrapping"/>
        <w:t xml:space="preserve">かわせみの物理ノートへようこそ。</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今回は年度始めのタイミングにちなんで、私自身の大学生活を振り返りたいと思います。</w:t>
        <w:br w:type="textWrapping"/>
        <w:br w:type="textWrapping"/>
        <w:t xml:space="preserve">私は東北大学 大学院で素粒子物理の研究に携わり、理学博士を取得しました。</w:t>
        <w:br w:type="textWrapping"/>
        <w:t xml:space="preserve">博士号を取得するまでの学部・大学院の9年間、結果のでない日々や先の見えないプレッシャーで「自分って研究向いてないのかな」と思うことが幾度となくありました。</w:t>
        <w:br w:type="textWrapping"/>
        <w:br w:type="textWrapping"/>
        <w:t xml:space="preserve">それでも私が諦めることなく最後まで走り切ることができたのは、知識でも根性論でもなく、一つの問いに対する答えを持っていたからです。</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b w:val="1"/>
          <w:bCs w:val="1"/>
          <w:rtl w:val="0"/>
        </w:rPr>
        <w:t xml:space="preserve">「何のために科学に取り組むのか？」</w:t>
        <w:br w:type="textWrapping"/>
      </w:r>
      <w:r w:rsidDel="00000000" w:rsidR="00000000" w:rsidRPr="00000000">
        <w:rPr>
          <w:rFonts w:ascii="Arial Unicode MS" w:cs="Arial Unicode MS" w:eastAsia="Arial Unicode MS" w:hAnsi="Arial Unicode MS"/>
          <w:rtl w:val="0"/>
        </w:rPr>
        <w:br w:type="textWrapping"/>
        <w:t xml:space="preserve">みなさんは何のために科学に取り組み、何を成し遂げようとしていますか？</w:t>
        <w:br w:type="textWrapping"/>
        <w:t xml:space="preserve">今回はその問いと向き合ってきた経験から、学部の早い段階で知っておいてほしいことを話したいと思います。</w:t>
      </w:r>
    </w:p>
    <w:sdt>
      <w:sdtPr>
        <w:id w:val="681629787"/>
        <w:docPartObj>
          <w:docPartGallery w:val="Table of Contents"/>
          <w:docPartUnique w:val="1"/>
        </w:docPartObj>
      </w:sdtPr>
      <w:sdtContent>
        <w:p w:rsidR="00000000" w:rsidDel="00000000" w:rsidP="00000000" w:rsidRDefault="00000000" w:rsidRPr="00000000" w14:paraId="0000000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cwsi48diq2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大学1年生から研究者を目指す人たちへ | 自分のやりたいことを実現するために</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m63kwqryvn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私が物理学の門を叩いたきっかけ</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f23ja22cip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研究生活のリアル</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tsdezw0mwj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研究者として成功と失敗の差はどこにある？</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08jykek6mh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これから研究者を目指す人たちへ</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rm63kwqryvnv" w:id="1"/>
      <w:bookmarkEnd w:id="1"/>
      <w:r w:rsidDel="00000000" w:rsidR="00000000" w:rsidRPr="00000000">
        <w:rPr>
          <w:rFonts w:ascii="Arial Unicode MS" w:cs="Arial Unicode MS" w:eastAsia="Arial Unicode MS" w:hAnsi="Arial Unicode MS"/>
          <w:b w:val="1"/>
          <w:bCs w:val="1"/>
          <w:rtl w:val="0"/>
        </w:rPr>
        <w:t xml:space="preserve">私が物理学の門を叩いたきっかけ</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私が物理学と出会ったのは高校一年生の冬でした。</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当時それなりに英語が得意だった私は漠然と文系に進もうと思いつつも、将来の夢は特に決まっていませんでした。</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ちょうどその頃、ドラマ「『ガリレオ』第2シーズン」が放映開始。</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なんとなく観ていると、巨大なピカピカ光る装置の前で福山雅治演じる湯川学が話しているシーンがありました。</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不思議とその「ピカピカ光ってる装置」に興味を惹かれた私は、ロケ地である高エネルギー加速器研究機構 (KEK) について調べ、それが素粒子を検出する「BelleⅡ検出器」だと知りました。</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もともと一度関心を持つととことん深めたくなる性分だった私は、これを機にさまざまな資料を漁り、あっという間に素粒子物理学という深淵な科学の世界に魅了されていきました。</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高校生ながら</w:t>
      </w:r>
      <w:ins w:author="Ai N." w:id="0" w:date="2026-05-05T23:01:53Z">
        <w:r w:rsidDel="00000000" w:rsidR="00000000" w:rsidRPr="00000000">
          <w:rPr>
            <w:rtl w:val="0"/>
            <w:rPrChange w:author="Ai N." w:id="1" w:date="2026-05-05T23:01:53Z">
              <w:rPr/>
            </w:rPrChange>
          </w:rPr>
          <w:t xml:space="preserve">、ドラマに出てきた</w:t>
        </w:r>
      </w:ins>
      <w:del w:author="Ai N." w:id="0" w:date="2026-05-05T23:01:53Z">
        <w:commentRangeStart w:id="0"/>
        <w:r w:rsidDel="00000000" w:rsidR="00000000" w:rsidRPr="00000000">
          <w:rPr>
            <w:rtl w:val="0"/>
          </w:rPr>
          <w:delText xml:space="preserve">つくばにある</w:delText>
        </w:r>
      </w:del>
      <w:r w:rsidDel="00000000" w:rsidR="00000000" w:rsidRPr="00000000">
        <w:rPr>
          <w:rtl w:val="0"/>
        </w:rPr>
        <w:t xml:space="preserve">KEK</w:t>
      </w:r>
      <w:ins w:author="Ai N." w:id="2" w:date="2026-05-05T23:18:51Z">
        <w:r w:rsidDel="00000000" w:rsidR="00000000" w:rsidRPr="00000000">
          <w:rPr>
            <w:rtl w:val="0"/>
            <w:rPrChange w:author="Ai N." w:id="3" w:date="2026-05-05T23:18:51Z">
              <w:rPr/>
            </w:rPrChange>
          </w:rPr>
          <w:t xml:space="preserve">つくば</w:t>
        </w:r>
      </w:ins>
      <w:del w:author="Ai N." w:id="2" w:date="2026-05-05T23:18:51Z">
        <w:r w:rsidDel="00000000" w:rsidR="00000000" w:rsidRPr="00000000">
          <w:rPr>
            <w:rtl w:val="0"/>
          </w:rPr>
          <w:delText xml:space="preserve">の</w:delText>
        </w:r>
      </w:del>
      <w:r w:rsidDel="00000000" w:rsidR="00000000" w:rsidRPr="00000000">
        <w:rPr>
          <w:rFonts w:ascii="Arial Unicode MS" w:cs="Arial Unicode MS" w:eastAsia="Arial Unicode MS" w:hAnsi="Arial Unicode MS"/>
          <w:rtl w:val="0"/>
        </w:rPr>
        <w:t xml:space="preserve">キャンパス</w:t>
      </w:r>
      <w:commentRangeEnd w:id="0"/>
      <w:r w:rsidDel="00000000" w:rsidR="00000000" w:rsidRPr="00000000">
        <w:commentReference w:id="0"/>
      </w:r>
      <w:r w:rsidDel="00000000" w:rsidR="00000000" w:rsidRPr="00000000">
        <w:rPr>
          <w:rFonts w:ascii="Arial Unicode MS" w:cs="Arial Unicode MS" w:eastAsia="Arial Unicode MS" w:hAnsi="Arial Unicode MS"/>
          <w:rtl w:val="0"/>
        </w:rPr>
        <w:t xml:space="preserve">にも足を運び、</w:t>
      </w:r>
      <w:del w:author="Ai N." w:id="4" w:date="2026-05-05T23:02:01Z">
        <w:r w:rsidDel="00000000" w:rsidR="00000000" w:rsidRPr="00000000">
          <w:rPr>
            <w:rtl w:val="0"/>
          </w:rPr>
          <w:delText xml:space="preserve">ドラマに出てきた</w:delText>
        </w:r>
      </w:del>
      <w:r w:rsidDel="00000000" w:rsidR="00000000" w:rsidRPr="00000000">
        <w:rPr>
          <w:rFonts w:ascii="Arial Unicode MS" w:cs="Arial Unicode MS" w:eastAsia="Arial Unicode MS" w:hAnsi="Arial Unicode MS"/>
          <w:rtl w:val="0"/>
        </w:rPr>
        <w:t xml:space="preserve">あのBelleⅡ検出器を目の前にして息を呑んだのを今でも覚えています。</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Fonts w:ascii="Arial Unicode MS" w:cs="Arial Unicode MS" w:eastAsia="Arial Unicode MS" w:hAnsi="Arial Unicode MS"/>
          <w:rtl w:val="0"/>
        </w:rPr>
        <w:t xml:space="preserve">知れば知るほど、この世界の奥深さに引き込まれてきました。</w:t>
        <w:br w:type="textWrapping"/>
        <w:t xml:space="preserve">いつしか「この世界の真理を探究してみたい」という思いが芽生え、それが私の将来の夢になっていました。</w:t>
      </w:r>
      <w:r w:rsidDel="00000000" w:rsidR="00000000" w:rsidRPr="00000000">
        <w:rPr>
          <w:rtl w:val="0"/>
        </w:rPr>
      </w:r>
    </w:p>
    <w:p w:rsidR="00000000" w:rsidDel="00000000" w:rsidP="00000000" w:rsidRDefault="00000000" w:rsidRPr="00000000" w14:paraId="00000018">
      <w:pPr>
        <w:pStyle w:val="Heading2"/>
        <w:rPr>
          <w:b w:val="1"/>
          <w:bCs w:val="1"/>
        </w:rPr>
      </w:pPr>
      <w:bookmarkStart w:colFirst="0" w:colLast="0" w:name="_pf23ja22cip3" w:id="2"/>
      <w:bookmarkEnd w:id="2"/>
      <w:r w:rsidDel="00000000" w:rsidR="00000000" w:rsidRPr="00000000">
        <w:rPr>
          <w:rFonts w:ascii="Arial Unicode MS" w:cs="Arial Unicode MS" w:eastAsia="Arial Unicode MS" w:hAnsi="Arial Unicode MS"/>
          <w:b w:val="1"/>
          <w:bCs w:val="1"/>
          <w:rtl w:val="0"/>
        </w:rPr>
        <w:t xml:space="preserve">研究生活のリアル</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大学に入ってからの私は、1年次から素粒子物理の研究者を目指してほとんどの時間を勉強に費やし、</w:t>
      </w:r>
      <w:commentRangeStart w:id="1"/>
      <w:r w:rsidDel="00000000" w:rsidR="00000000" w:rsidRPr="00000000">
        <w:rPr>
          <w:rFonts w:ascii="Arial Unicode MS" w:cs="Arial Unicode MS" w:eastAsia="Arial Unicode MS" w:hAnsi="Arial Unicode MS"/>
          <w:rtl w:val="0"/>
        </w:rPr>
        <w:t xml:space="preserve">4年次には希望していた素粒子理論に入ることができました。</w:t>
        <w:br w:type="textWrapping"/>
        <w:t xml:space="preserve">さらに修士からは素粒子実験に転向し、研究を続けました</w:t>
      </w:r>
      <w:commentRangeEnd w:id="1"/>
      <w:r w:rsidDel="00000000" w:rsidR="00000000" w:rsidRPr="00000000">
        <w:commentReference w:id="1"/>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しかしこの念願の研究ライフーー4年次から博士号取得までの6年間、楽しいことよりも大変なことの方がはるかに多かったです。</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研究は勉強と似て非なるものです。</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誰かにガイドしてもらいながら整備された道を観光するのではなく、まだ誰も通ったことのない野山に自ら道を切り拓くようなもの。</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指導教官や共同研究者は方針のアドバイスはできても、その状況に絶対的な正解を示すことはできません。</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これを未知なる開拓への楽しみと感じられるならいいですが、単なる不安と感じると途端にキツくなってきます。</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また</w:t>
      </w:r>
      <w:del w:author="Ai N." w:id="5" w:date="2026-05-05T23:14:20Z">
        <w:commentRangeStart w:id="2"/>
        <w:r w:rsidDel="00000000" w:rsidR="00000000" w:rsidRPr="00000000">
          <w:rPr>
            <w:rtl w:val="0"/>
          </w:rPr>
          <w:delText xml:space="preserve">自分自身で</w:delText>
        </w:r>
        <w:r w:rsidDel="00000000" w:rsidR="00000000" w:rsidRPr="00000000">
          <w:rPr>
            <w:color w:val="ff0000"/>
            <w:rtl w:val="0"/>
          </w:rPr>
          <w:delText xml:space="preserve">生計を立て</w:delText>
        </w:r>
      </w:del>
      <w:commentRangeEnd w:id="2"/>
      <w:r w:rsidDel="00000000" w:rsidR="00000000" w:rsidRPr="00000000">
        <w:commentReference w:id="2"/>
      </w:r>
      <w:r w:rsidDel="00000000" w:rsidR="00000000" w:rsidRPr="00000000">
        <w:rPr>
          <w:rFonts w:ascii="Arial Unicode MS" w:cs="Arial Unicode MS" w:eastAsia="Arial Unicode MS" w:hAnsi="Arial Unicode MS"/>
          <w:rtl w:val="0"/>
        </w:rPr>
        <w:t xml:space="preserve">、研究費獲得の競争を勝ち抜く必要があります。</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例えば日本学術振興会の特別研究員 (DC1 &amp; DC2) は10枚弱の申請書に自分の研究の魅力を詰め込みますが、採択されるのはわずか1-2割ほどです。</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私はDC1 1回とDC2 2回の計3回挑戦をしましたが、残念ながら採択はされず。</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幸い、学位プログラムや次世代研究者挑戦的研究プログラムに採択されたことで私の場合は生活費・研究費共に不自由なく過ごすことができました。</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いつになったら結果が出るのか分からない、体力的・精神的な困難が続くなか、志半ばで離れていく人がいるのも研究生活の現実です。</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b w:val="1"/>
          <w:bCs w:val="1"/>
        </w:rPr>
      </w:pPr>
      <w:bookmarkStart w:colFirst="0" w:colLast="0" w:name="_ftsdezw0mwj2" w:id="3"/>
      <w:bookmarkEnd w:id="3"/>
      <w:r w:rsidDel="00000000" w:rsidR="00000000" w:rsidRPr="00000000">
        <w:rPr>
          <w:rFonts w:ascii="Arial Unicode MS" w:cs="Arial Unicode MS" w:eastAsia="Arial Unicode MS" w:hAnsi="Arial Unicode MS"/>
          <w:b w:val="1"/>
          <w:bCs w:val="1"/>
          <w:rtl w:val="0"/>
        </w:rPr>
        <w:t xml:space="preserve">研究者</w:t>
      </w:r>
      <w:ins w:author="Ai N." w:id="6" w:date="2026-05-05T23:21:37Z">
        <w:r w:rsidDel="00000000" w:rsidR="00000000" w:rsidRPr="00000000">
          <w:rPr>
            <w:b w:val="1"/>
            <w:bCs w:val="1"/>
            <w:rtl w:val="0"/>
            <w:rPrChange w:author="Ai N." w:id="7" w:date="2026-05-05T23:21:37Z">
              <w:rPr>
                <w:b w:val="1"/>
                <w:bCs w:val="1"/>
              </w:rPr>
            </w:rPrChange>
          </w:rPr>
          <w:t xml:space="preserve">の</w:t>
        </w:r>
      </w:ins>
      <w:del w:author="Ai N." w:id="6" w:date="2026-05-05T23:21:37Z">
        <w:r w:rsidDel="00000000" w:rsidR="00000000" w:rsidRPr="00000000">
          <w:rPr>
            <w:b w:val="1"/>
            <w:bCs w:val="1"/>
            <w:rtl w:val="0"/>
          </w:rPr>
          <w:delText xml:space="preserve">として</w:delText>
        </w:r>
      </w:del>
      <w:r w:rsidDel="00000000" w:rsidR="00000000" w:rsidRPr="00000000">
        <w:rPr>
          <w:rFonts w:ascii="Arial Unicode MS" w:cs="Arial Unicode MS" w:eastAsia="Arial Unicode MS" w:hAnsi="Arial Unicode MS"/>
          <w:b w:val="1"/>
          <w:bCs w:val="1"/>
          <w:rtl w:val="0"/>
        </w:rPr>
        <w:t xml:space="preserve">成功と失敗</w:t>
      </w:r>
      <w:ins w:author="Ai N." w:id="8" w:date="2026-05-05T23:21:40Z">
        <w:r w:rsidDel="00000000" w:rsidR="00000000" w:rsidRPr="00000000">
          <w:rPr>
            <w:b w:val="1"/>
            <w:bCs w:val="1"/>
            <w:rtl w:val="0"/>
            <w:rPrChange w:author="Ai N." w:id="9" w:date="2026-05-05T23:21:40Z">
              <w:rPr>
                <w:b w:val="1"/>
                <w:bCs w:val="1"/>
              </w:rPr>
            </w:rPrChange>
          </w:rPr>
          <w:t xml:space="preserve">を分けるものとは</w:t>
        </w:r>
      </w:ins>
      <w:del w:author="Ai N." w:id="8" w:date="2026-05-05T23:21:40Z">
        <w:r w:rsidDel="00000000" w:rsidR="00000000" w:rsidRPr="00000000">
          <w:rPr>
            <w:b w:val="1"/>
            <w:bCs w:val="1"/>
            <w:rtl w:val="0"/>
          </w:rPr>
          <w:delText xml:space="preserve">の差はどこにある</w:delText>
        </w:r>
      </w:del>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研究をしていると、二種類の人がいます。</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どれだけ辛い状況が続いても前に進み続けられる人と、</w:t>
      </w:r>
      <w:commentRangeStart w:id="3"/>
      <w:r w:rsidDel="00000000" w:rsidR="00000000" w:rsidRPr="00000000">
        <w:rPr>
          <w:rFonts w:ascii="Arial Unicode MS" w:cs="Arial Unicode MS" w:eastAsia="Arial Unicode MS" w:hAnsi="Arial Unicode MS"/>
          <w:rtl w:val="0"/>
        </w:rPr>
        <w:t xml:space="preserve">徐々に失速しフェードアウトしてしまう人</w:t>
      </w:r>
      <w:commentRangeEnd w:id="3"/>
      <w:r w:rsidDel="00000000" w:rsidR="00000000" w:rsidRPr="00000000">
        <w:commentReference w:id="3"/>
      </w:r>
      <w:r w:rsidDel="00000000" w:rsidR="00000000" w:rsidRPr="00000000">
        <w:rPr>
          <w:rFonts w:ascii="Arial Unicode MS" w:cs="Arial Unicode MS" w:eastAsia="Arial Unicode MS" w:hAnsi="Arial Unicode MS"/>
          <w:rtl w:val="0"/>
        </w:rPr>
        <w:t xml:space="preserve">。</w:t>
        <w:br w:type="textWrapping"/>
        <w:t xml:space="preserve">その差はどこにあるのか。</w:t>
        <w:br w:type="textWrapping"/>
        <w:t xml:space="preserve">答えはシンプルです。</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Fonts w:ascii="Arial Unicode MS" w:cs="Arial Unicode MS" w:eastAsia="Arial Unicode MS" w:hAnsi="Arial Unicode MS"/>
          <w:b w:val="1"/>
          <w:bCs w:val="1"/>
          <w:rtl w:val="0"/>
        </w:rPr>
        <w:t xml:space="preserve">何のために研究をするのか</w:t>
        <w:br w:type="textWrapping"/>
        <w:t xml:space="preserve">という軸を持っているかどうか。</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研究は挫折や失敗が当たり前の世界です。</w:t>
        <w:br w:type="textWrapping"/>
        <w:t xml:space="preserve">そんな中で自分を奮い立たせてくれるのは、他人でも自分の知識量でもなく、</w:t>
        <w:br w:type="textWrapping"/>
      </w:r>
      <w:r w:rsidDel="00000000" w:rsidR="00000000" w:rsidRPr="00000000">
        <w:rPr>
          <w:rFonts w:ascii="Arial Unicode MS" w:cs="Arial Unicode MS" w:eastAsia="Arial Unicode MS" w:hAnsi="Arial Unicode MS"/>
          <w:b w:val="1"/>
          <w:bCs w:val="1"/>
          <w:rtl w:val="0"/>
        </w:rPr>
        <w:t xml:space="preserve">「なぜ自分はこの研究をしているのか」という目的の軸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一方で危険なのは「研究できる自分＝価値ある自分」という考え方です。</w:t>
        <w:br w:type="textWrapping"/>
        <w:t xml:space="preserve">研究が行き詰まるたびに自分の存在意義まで揺らぎ、夢を諦めていった人を私は数多く見てきました。</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b w:val="1"/>
          <w:bCs w:val="1"/>
          <w:rtl w:val="0"/>
        </w:rPr>
        <w:t xml:space="preserve">“研究のために自分が存在する”のではなく、“自分のやりたいことを実現するために研究をすべきだ”</w:t>
      </w:r>
      <w:r w:rsidDel="00000000" w:rsidR="00000000" w:rsidRPr="00000000">
        <w:rPr>
          <w:rFonts w:ascii="Arial Unicode MS" w:cs="Arial Unicode MS" w:eastAsia="Arial Unicode MS" w:hAnsi="Arial Unicode MS"/>
          <w:rtl w:val="0"/>
        </w:rPr>
        <w:t xml:space="preserve">と、私は初学年の頃に学びました。</w:t>
        <w:br w:type="textWrapping"/>
      </w:r>
      <w:ins w:author="Ai N." w:id="10" w:date="2026-05-05T23:16:37Z">
        <w:r w:rsidDel="00000000" w:rsidR="00000000" w:rsidRPr="00000000">
          <w:rPr>
            <w:rtl w:val="0"/>
            <w:rPrChange w:author="Ai N." w:id="11" w:date="2026-05-05T23:16:37Z">
              <w:rPr/>
            </w:rPrChange>
          </w:rPr>
          <w:t xml:space="preserve">そう</w:t>
        </w:r>
      </w:ins>
      <w:del w:author="Ai N." w:id="10" w:date="2026-05-05T23:16:37Z">
        <w:r w:rsidDel="00000000" w:rsidR="00000000" w:rsidRPr="00000000">
          <w:rPr>
            <w:rtl w:val="0"/>
          </w:rPr>
          <w:delText xml:space="preserve">このことを</w:delText>
        </w:r>
      </w:del>
      <w:r w:rsidDel="00000000" w:rsidR="00000000" w:rsidRPr="00000000">
        <w:rPr>
          <w:rFonts w:ascii="Arial Unicode MS" w:cs="Arial Unicode MS" w:eastAsia="Arial Unicode MS" w:hAnsi="Arial Unicode MS"/>
          <w:rtl w:val="0"/>
        </w:rPr>
        <w:t xml:space="preserve">教えてくれる方に出会えたことは私にとって幸せなことでした。</w:t>
        <w:br w:type="textWrapping"/>
      </w:r>
      <w:ins w:author="Ai N." w:id="12" w:date="2026-05-05T23:16:41Z">
        <w:r w:rsidDel="00000000" w:rsidR="00000000" w:rsidRPr="00000000">
          <w:rPr>
            <w:rtl w:val="0"/>
            <w:rPrChange w:author="Ai N." w:id="13" w:date="2026-05-05T23:16:41Z">
              <w:rPr/>
            </w:rPrChange>
          </w:rPr>
          <w:t xml:space="preserve">こ</w:t>
        </w:r>
      </w:ins>
      <w:del w:author="Ai N." w:id="12" w:date="2026-05-05T23:16:41Z">
        <w:r w:rsidDel="00000000" w:rsidR="00000000" w:rsidRPr="00000000">
          <w:rPr>
            <w:rtl w:val="0"/>
          </w:rPr>
          <w:delText xml:space="preserve">そ</w:delText>
        </w:r>
      </w:del>
      <w:r w:rsidDel="00000000" w:rsidR="00000000" w:rsidRPr="00000000">
        <w:rPr>
          <w:rFonts w:ascii="Arial Unicode MS" w:cs="Arial Unicode MS" w:eastAsia="Arial Unicode MS" w:hAnsi="Arial Unicode MS"/>
          <w:rtl w:val="0"/>
        </w:rPr>
        <w:t xml:space="preserve">の</w:t>
      </w:r>
      <w:ins w:author="Ai N." w:id="14" w:date="2026-05-05T21:46:31Z">
        <w:r w:rsidDel="00000000" w:rsidR="00000000" w:rsidRPr="00000000">
          <w:rPr>
            <w:rtl w:val="0"/>
            <w:rPrChange w:author="Ai N." w:id="15" w:date="2026-05-05T21:46:31Z">
              <w:rPr/>
            </w:rPrChange>
          </w:rPr>
          <w:t xml:space="preserve">出会い</w:t>
        </w:r>
      </w:ins>
      <w:del w:author="Ai N." w:id="14" w:date="2026-05-05T21:46:31Z">
        <w:r w:rsidDel="00000000" w:rsidR="00000000" w:rsidRPr="00000000">
          <w:rPr>
            <w:rtl w:val="0"/>
          </w:rPr>
          <w:delText xml:space="preserve">方からの学び</w:delText>
        </w:r>
      </w:del>
      <w:r w:rsidDel="00000000" w:rsidR="00000000" w:rsidRPr="00000000">
        <w:rPr>
          <w:rFonts w:ascii="Arial Unicode MS" w:cs="Arial Unicode MS" w:eastAsia="Arial Unicode MS" w:hAnsi="Arial Unicode MS"/>
          <w:rtl w:val="0"/>
        </w:rPr>
        <w:t xml:space="preserve">のおかげで私は</w:t>
      </w:r>
      <w:commentRangeStart w:id="4"/>
      <w:r w:rsidDel="00000000" w:rsidR="00000000" w:rsidRPr="00000000">
        <w:rPr>
          <w:rFonts w:ascii="Arial Unicode MS" w:cs="Arial Unicode MS" w:eastAsia="Arial Unicode MS" w:hAnsi="Arial Unicode MS"/>
          <w:rtl w:val="0"/>
        </w:rPr>
        <w:t xml:space="preserve">博士号を取得するまで至り、</w:t>
      </w:r>
      <w:del w:author="Ai N." w:id="16" w:date="2026-05-05T21:48:09Z">
        <w:r w:rsidDel="00000000" w:rsidR="00000000" w:rsidRPr="00000000">
          <w:rPr>
            <w:rtl w:val="0"/>
          </w:rPr>
          <w:delText xml:space="preserve">今日まで</w:delText>
        </w:r>
      </w:del>
      <w:r w:rsidDel="00000000" w:rsidR="00000000" w:rsidRPr="00000000">
        <w:rPr>
          <w:rFonts w:ascii="Arial Unicode MS" w:cs="Arial Unicode MS" w:eastAsia="Arial Unicode MS" w:hAnsi="Arial Unicode MS"/>
          <w:rtl w:val="0"/>
        </w:rPr>
        <w:t xml:space="preserve">科学を</w:t>
      </w:r>
      <w:ins w:author="Ai N." w:id="17" w:date="2026-05-05T21:48:10Z">
        <w:r w:rsidDel="00000000" w:rsidR="00000000" w:rsidRPr="00000000">
          <w:rPr>
            <w:rtl w:val="0"/>
            <w:rPrChange w:author="Ai N." w:id="18" w:date="2026-05-05T21:48:10Z">
              <w:rPr/>
            </w:rPrChange>
          </w:rPr>
          <w:t xml:space="preserve">探究</w:t>
        </w:r>
      </w:ins>
      <w:del w:author="Ai N." w:id="17" w:date="2026-05-05T21:48:10Z">
        <w:r w:rsidDel="00000000" w:rsidR="00000000" w:rsidRPr="00000000">
          <w:rPr>
            <w:rtl w:val="0"/>
          </w:rPr>
          <w:delText xml:space="preserve">追求</w:delText>
        </w:r>
      </w:del>
      <w:r w:rsidDel="00000000" w:rsidR="00000000" w:rsidRPr="00000000">
        <w:rPr>
          <w:rFonts w:ascii="Arial Unicode MS" w:cs="Arial Unicode MS" w:eastAsia="Arial Unicode MS" w:hAnsi="Arial Unicode MS"/>
          <w:rtl w:val="0"/>
        </w:rPr>
        <w:t xml:space="preserve">する者</w:t>
      </w:r>
      <w:r w:rsidDel="00000000" w:rsidR="00000000" w:rsidRPr="00000000">
        <w:rPr>
          <w:rFonts w:ascii="Arial Unicode MS" w:cs="Arial Unicode MS" w:eastAsia="Arial Unicode MS" w:hAnsi="Arial Unicode MS"/>
          <w:rtl w:val="0"/>
        </w:rPr>
        <w:t xml:space="preserve">として</w:t>
      </w:r>
      <w:ins w:author="Ai N." w:id="19" w:date="2026-05-05T21:48:20Z">
        <w:commentRangeEnd w:id="4"/>
        <w:r w:rsidDel="00000000" w:rsidR="00000000" w:rsidRPr="00000000">
          <w:commentReference w:id="4"/>
        </w:r>
        <w:r w:rsidDel="00000000" w:rsidR="00000000" w:rsidRPr="00000000">
          <w:rPr>
            <w:rtl w:val="0"/>
            <w:rPrChange w:author="Ai N." w:id="20" w:date="2026-05-05T21:48:20Z">
              <w:rPr/>
            </w:rPrChange>
          </w:rPr>
          <w:t xml:space="preserve">今日まで</w:t>
        </w:r>
      </w:ins>
      <w:r w:rsidDel="00000000" w:rsidR="00000000" w:rsidRPr="00000000">
        <w:rPr>
          <w:rFonts w:ascii="Arial Unicode MS" w:cs="Arial Unicode MS" w:eastAsia="Arial Unicode MS" w:hAnsi="Arial Unicode MS"/>
          <w:rtl w:val="0"/>
        </w:rPr>
        <w:t xml:space="preserve">揺らぐことなく歩み続けています。</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b w:val="1"/>
          <w:bCs w:val="1"/>
        </w:rPr>
      </w:pPr>
      <w:bookmarkStart w:colFirst="0" w:colLast="0" w:name="_o08jykek6mha" w:id="4"/>
      <w:bookmarkEnd w:id="4"/>
      <w:r w:rsidDel="00000000" w:rsidR="00000000" w:rsidRPr="00000000">
        <w:rPr>
          <w:rFonts w:ascii="Arial Unicode MS" w:cs="Arial Unicode MS" w:eastAsia="Arial Unicode MS" w:hAnsi="Arial Unicode MS"/>
          <w:b w:val="1"/>
          <w:bCs w:val="1"/>
          <w:rtl w:val="0"/>
        </w:rPr>
        <w:t xml:space="preserve">これから研究者を目指す人たちへ</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学部の早いうちだからこそ科学や学問の勉強だけをするのではなく、“自分の哲学”を作るところに投資をしてみてください。</w:t>
      </w:r>
    </w:p>
    <w:p w:rsidR="00000000" w:rsidDel="00000000" w:rsidP="00000000" w:rsidRDefault="00000000" w:rsidRPr="00000000" w14:paraId="00000037">
      <w:pPr>
        <w:rPr>
          <w:b w:val="1"/>
          <w:bCs w:val="1"/>
        </w:rPr>
      </w:pPr>
      <w:r w:rsidDel="00000000" w:rsidR="00000000" w:rsidRPr="00000000">
        <w:rPr>
          <w:rFonts w:ascii="Arial Unicode MS" w:cs="Arial Unicode MS" w:eastAsia="Arial Unicode MS" w:hAnsi="Arial Unicode MS"/>
          <w:b w:val="1"/>
          <w:bCs w:val="1"/>
          <w:rtl w:val="0"/>
        </w:rPr>
        <w:t xml:space="preserve">なぜ、あなたは科学を学び、研究をするのか？</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この答えを自分の中に持つことが研究者として、そして一人の人間として生きていく上での</w:t>
      </w:r>
      <w:ins w:author="Ai N." w:id="21" w:date="2026-05-05T21:38:29Z">
        <w:commentRangeStart w:id="5"/>
        <w:commentRangeStart w:id="5"/>
        <w:commentRangeEnd w:id="5"/>
        <w:r w:rsidDel="00000000" w:rsidR="00000000" w:rsidRPr="00000000">
          <w:commentReference w:id="5"/>
        </w:r>
        <w:r w:rsidDel="00000000" w:rsidR="00000000" w:rsidRPr="00000000">
          <w:rPr>
            <w:rtl w:val="0"/>
            <w:rPrChange w:author="Ai N." w:id="22" w:date="2026-05-05T21:38:29Z">
              <w:rPr/>
            </w:rPrChange>
          </w:rPr>
          <w:t xml:space="preserve">揺るぎない</w:t>
        </w:r>
      </w:ins>
      <w:del w:author="Ai N." w:id="21" w:date="2026-05-05T21:38:29Z">
        <w:r w:rsidDel="00000000" w:rsidR="00000000" w:rsidRPr="00000000">
          <w:rPr>
            <w:rtl w:val="0"/>
          </w:rPr>
          <w:delText xml:space="preserve">堅固</w:delText>
        </w:r>
        <w:r w:rsidDel="00000000" w:rsidR="00000000" w:rsidRPr="00000000">
          <w:rPr>
            <w:rtl w:val="0"/>
          </w:rPr>
          <w:delText xml:space="preserve">な</w:delText>
        </w:r>
      </w:del>
      <w:r w:rsidDel="00000000" w:rsidR="00000000" w:rsidRPr="00000000">
        <w:rPr>
          <w:rFonts w:ascii="Arial Unicode MS" w:cs="Arial Unicode MS" w:eastAsia="Arial Unicode MS" w:hAnsi="Arial Unicode MS"/>
          <w:rtl w:val="0"/>
        </w:rPr>
        <w:t xml:space="preserve">土台になると私は信じています。</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idai Tairafune" w:id="2" w:date="2026-05-05T11:04:55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下のDC1, DC2及び挑戦的...プログラムなどは生活費+研究費が支給されるので、生計があるのは変ではないかな、と。</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実際、博士までいくと自分で身を立てながら研究することを考えないといけないので深刻な問題です。</w:t>
      </w:r>
    </w:p>
  </w:comment>
  <w:comment w:author="Seidai Tairafune" w:id="1" w:date="2026-05-05T10:59:06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実はB4は理論研究室、修士からは実験に転向という流れなのです。</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合計リアクション数: 1 件</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N. さんが 👍 でリアクションしました（2026-05-05 21:49 午後）</w:t>
      </w:r>
    </w:p>
  </w:comment>
  <w:comment w:author="Ai N." w:id="5" w:date="2026-05-05T21:38:45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堅固は一般的にはあまり使われないので揺るぎないに変更。(摂理用語に近い)</w:t>
      </w:r>
    </w:p>
  </w:comment>
  <w:comment w:author="Seidai Tairafune" w:id="0" w:date="2026-05-05T11:23:01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KEKって、機構というか組織名なんすよね。</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茨城はつくばと東海村にKEKのキャンパスがあるんです。</w:t>
      </w:r>
    </w:p>
  </w:comment>
  <w:comment w:author="Seidai Tairafune" w:id="4" w:date="2026-05-05T11:26:31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研究者という言葉は使わないようにしてみました。</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ぼやけるかな...</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合計リアクション数: 1 件</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N. さんが 👍 でリアクションしました（2026-05-05 21:40 午後）</w:t>
      </w:r>
    </w:p>
  </w:comment>
  <w:comment w:author="Seidai Tairafune" w:id="3" w:date="2026-05-05T11:44:34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よく考えると、ある日突然ってことはないのかなって。</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すこーしずつやる気が削がれてって心も体も離れてくのかなと。</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合計リアクション数: 1 件</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N. さんが 👍 でリアクションしました（2026-05-05 21:41 午後）</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